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18A" w:rsidRPr="00101AE0" w:rsidRDefault="00D166DB" w:rsidP="0083515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01A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Лабораторная работа</w:t>
      </w:r>
      <w:r w:rsidR="002473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01A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№ </w:t>
      </w:r>
      <w:r w:rsidR="0083515F" w:rsidRPr="00101A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 w:rsidR="009E0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="00317C4A" w:rsidRPr="00101A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2473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Тест </w:t>
      </w:r>
      <w:r w:rsidR="002473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Oracle</w:t>
      </w:r>
      <w:r w:rsidR="0024731B" w:rsidRPr="002473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2473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 администрирование</w:t>
      </w:r>
    </w:p>
    <w:p w:rsidR="00351CD0" w:rsidRPr="00101AE0" w:rsidRDefault="00351CD0" w:rsidP="0083515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single" w:sz="4" w:space="0" w:color="auto"/>
          <w:shd w:val="clear" w:color="auto" w:fill="FFFFFF"/>
        </w:rPr>
      </w:pPr>
      <w:r w:rsidRPr="00101AE0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3515F" w:rsidRPr="00101AE0" w:rsidRDefault="0083515F" w:rsidP="008351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01AE0">
        <w:rPr>
          <w:rFonts w:ascii="Times New Roman" w:hAnsi="Times New Roman" w:cs="Times New Roman"/>
          <w:sz w:val="28"/>
          <w:szCs w:val="28"/>
        </w:rPr>
        <w:t>Настройка SQL*</w:t>
      </w:r>
      <w:proofErr w:type="spellStart"/>
      <w:r w:rsidRPr="00101AE0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101AE0">
        <w:rPr>
          <w:rFonts w:ascii="Times New Roman" w:hAnsi="Times New Roman" w:cs="Times New Roman"/>
          <w:sz w:val="28"/>
          <w:szCs w:val="28"/>
        </w:rPr>
        <w:t>. Необходимо включить режим ECHO и вывести протокол лаб. работы в файл </w:t>
      </w:r>
      <w:r w:rsidRPr="00101AE0">
        <w:rPr>
          <w:rFonts w:ascii="Times New Roman" w:hAnsi="Times New Roman" w:cs="Times New Roman"/>
          <w:i/>
          <w:sz w:val="28"/>
          <w:szCs w:val="28"/>
          <w:bdr w:val="none" w:sz="0" w:space="0" w:color="auto" w:frame="1"/>
        </w:rPr>
        <w:t>&lt;Фамилия студента&gt;.</w:t>
      </w:r>
      <w:proofErr w:type="spellStart"/>
      <w:r w:rsidRPr="00101AE0">
        <w:rPr>
          <w:rFonts w:ascii="Times New Roman" w:hAnsi="Times New Roman" w:cs="Times New Roman"/>
          <w:i/>
          <w:sz w:val="28"/>
          <w:szCs w:val="28"/>
          <w:bdr w:val="none" w:sz="0" w:space="0" w:color="auto" w:frame="1"/>
        </w:rPr>
        <w:t>txt</w:t>
      </w:r>
      <w:proofErr w:type="spellEnd"/>
      <w:r w:rsidRPr="00101AE0">
        <w:rPr>
          <w:rFonts w:ascii="Times New Roman" w:hAnsi="Times New Roman" w:cs="Times New Roman"/>
          <w:sz w:val="28"/>
          <w:szCs w:val="28"/>
        </w:rPr>
        <w:t>. Этот файл является отчетом о проделанной лаб. работе.</w:t>
      </w:r>
    </w:p>
    <w:p w:rsidR="0083515F" w:rsidRPr="00101AE0" w:rsidRDefault="0083515F" w:rsidP="008351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01AE0">
        <w:rPr>
          <w:rFonts w:ascii="Times New Roman" w:eastAsia="Times New Roman" w:hAnsi="Times New Roman" w:cs="Times New Roman"/>
          <w:iCs/>
          <w:sz w:val="28"/>
          <w:szCs w:val="28"/>
          <w:lang w:val="en-US" w:eastAsia="en-US"/>
        </w:rPr>
        <w:t>SQL&gt; set echo on</w:t>
      </w:r>
    </w:p>
    <w:p w:rsidR="0083515F" w:rsidRPr="00101AE0" w:rsidRDefault="0083515F" w:rsidP="0083515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en-US" w:eastAsia="en-US"/>
        </w:rPr>
      </w:pPr>
      <w:r w:rsidRPr="00101AE0">
        <w:rPr>
          <w:rFonts w:ascii="Times New Roman" w:eastAsia="Times New Roman" w:hAnsi="Times New Roman" w:cs="Times New Roman"/>
          <w:iCs/>
          <w:sz w:val="28"/>
          <w:szCs w:val="28"/>
          <w:lang w:val="en-US" w:eastAsia="en-US"/>
        </w:rPr>
        <w:t>SQL&gt; spool c:\spool.txt</w:t>
      </w:r>
    </w:p>
    <w:p w:rsidR="0083515F" w:rsidRPr="00101AE0" w:rsidRDefault="0083515F" w:rsidP="008351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01AE0">
        <w:rPr>
          <w:rFonts w:ascii="Times New Roman" w:eastAsia="Times New Roman" w:hAnsi="Times New Roman" w:cs="Times New Roman"/>
          <w:iCs/>
          <w:sz w:val="28"/>
          <w:szCs w:val="28"/>
          <w:lang w:eastAsia="en-US"/>
        </w:rPr>
        <w:t>……………………………………..</w:t>
      </w:r>
    </w:p>
    <w:p w:rsidR="0024731B" w:rsidRDefault="0024731B" w:rsidP="00101AE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24731B" w:rsidRDefault="0024731B" w:rsidP="00101AE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ПРОЙТИ             ТЕСТ</w:t>
      </w:r>
    </w:p>
    <w:p w:rsidR="00462C2A" w:rsidRPr="0024731B" w:rsidRDefault="0024731B" w:rsidP="00101AE0">
      <w:pPr>
        <w:pStyle w:val="aa"/>
        <w:jc w:val="both"/>
        <w:rPr>
          <w:rFonts w:ascii="Times New Roman" w:hAnsi="Times New Roman"/>
          <w:b/>
          <w:sz w:val="32"/>
          <w:szCs w:val="32"/>
          <w:lang w:val="ru-RU"/>
        </w:rPr>
      </w:pPr>
      <w:r w:rsidRPr="0024731B">
        <w:rPr>
          <w:rFonts w:ascii="Times New Roman" w:hAnsi="Times New Roman"/>
          <w:b/>
          <w:sz w:val="32"/>
          <w:szCs w:val="32"/>
          <w:lang w:val="ru-RU"/>
        </w:rPr>
        <w:t>https://testserver.pro/run/test/Administrirovanie-SUBD-Oracle/</w:t>
      </w:r>
    </w:p>
    <w:p w:rsidR="00653414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666666"/>
          <w:sz w:val="21"/>
          <w:szCs w:val="21"/>
        </w:rPr>
      </w:pP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1. Вы вводите следующую команду: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startup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mount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Где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 получает значения для запуска экземпляра?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a. От значений по умолчанию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br/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b. Из файла </w:t>
      </w:r>
      <w:proofErr w:type="spellStart"/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init</w:t>
      </w:r>
      <w:proofErr w:type="spellEnd"/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. </w:t>
      </w:r>
      <w:proofErr w:type="spellStart"/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ога</w:t>
      </w:r>
      <w:proofErr w:type="spellEnd"/>
      <w:r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br/>
        <w:t>c. От параметров по умолчанию для табличного пространства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br/>
        <w:t>d. От параметров по умолчанию в файле журнала базы данных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2. Вам требуется найти, где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хранятся таблицы словаря данных. В каком из следующих табличных пространств находятся таблицы, содержащие информацию о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например имена таблиц, пользователи и оперативные сегменты отмены?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a. UNDOTBS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24731B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b. SYSTEM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c. TEMP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INDEX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3. В какой из следующих областей памяти базы данных хранятся записи из информации словаря данных?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Кэш строки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Буферный кэш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UGA сеанса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Библиотечный кэш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4. Все приведенные ниже варианты указывают компонент архитектуры повтора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кроме одного. Какой из следующих вариантов не является прямым компонентом механизма повтора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когда база данных находится в режиме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archivelog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Архивные файлы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Оперативный файл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c. DBWO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LGWR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e. Буфер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f. СКРТ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5. Вы должны управлять конфигурацией для новых и существующих пользователей. Какая из следующих фраз имеется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но не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lastRenderedPageBreak/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password expire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b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. default role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temporary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tablespace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identified by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e.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profile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f.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account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lock</w:t>
      </w:r>
      <w:proofErr w:type="spellEnd"/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6. Вы вводите следующую команду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: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grant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to STARSKY with admin option;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После чего пользователь STARSKY вводит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следующую команду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: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grant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to HUTCH;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Вы обнаруживаете действия STARSKY и поступаете следующим образом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: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revoke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from STARSKY;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Какой из следующих вариантов правильно описывает результат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?</w:t>
      </w:r>
      <w:proofErr w:type="gramEnd"/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Вы и STARSKY больше не сможете создавать таблицы, a HUTCH сможет.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HUTCH больше не может создавать таблицы, а вы сможете.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c. STARSKY больше не сможет создавать таблицы, a HUTCH сможет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Вы и HUTCH больше не сможете создавать таблицы, a STARSKY сможет.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7. Вы выполняете шаги по созданию словаря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Частью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какой из следующих схем являются объекты в словаре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24731B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a. SYS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b. SYSTEM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c. SCOTT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PUBLIC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8. Вы назначили три таблицы для пула сохранения. Как определить его правильный размер?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На основании числа блоков в таблице плюс числа блоков в связанных индексах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Только на основании числа блоков в связанных индексах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На основании размера вашего разделяемого пула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Только на основании числа блоков в таблице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9. Какая из следующих фраз доступна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но не команде 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temporary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tablespace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profile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identified by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default role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10. В каком из следующих представлений словаря можно найти информацию о местоположении индексов в базе данных и размере этих индексов?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lastRenderedPageBreak/>
        <w:t>a. DBA_TS_QUOTAS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b. DBA_OBJECTS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9E0ED4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c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.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DBA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_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SEGMENTS</w:t>
      </w:r>
    </w:p>
    <w:p w:rsidR="00653414" w:rsidRPr="009E0ED4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9E0ED4">
        <w:rPr>
          <w:rFonts w:ascii="Arial" w:eastAsia="Times New Roman" w:hAnsi="Arial" w:cs="Arial"/>
          <w:color w:val="666666"/>
          <w:sz w:val="21"/>
          <w:szCs w:val="21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DBA</w:t>
      </w:r>
      <w:r w:rsidRPr="009E0ED4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INDEXES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11. Какая из следующих фраз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ограничивает число таблиц, которые пользователь может добавлять к табличному  пространству?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identified by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profile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default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tablespace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d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. quota on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12. Пользователь пытается вставлять данные в столбец, который нарушает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неоткладываемое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ограничение. Пользователь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ввел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команду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alter session set constraints = deferred. 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Что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произойдет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с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insert?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a. </w:t>
      </w:r>
      <w:proofErr w:type="spell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insert</w:t>
      </w:r>
      <w:proofErr w:type="spell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 закончится неудачно во время ввода, но транзакция будет продолжаться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b.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insert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закончится неудачно во время ввода, и транзакция закончится.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c.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insert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успешно завершится во время ввода, но впоследствии произойдет откат транзакции.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d.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insert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успешно завершится во время ввода, и впоследствии не будет отката транзакции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13. Вы стараетесь усилить безопасность базы данных. Какой из следующих ресурсов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поддерживает безопасность с помощью аутентификации пароля в добавление к тому, что пользователю может быть предоставлен доступ к приложению?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Профили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Сегменты отмены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c. Роли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Таблицы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14. В какой из следующих областей памяти базы данных хранятся записи из информации словаря данных?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UGA сеанса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b. Кэш строки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Буферный кэш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Библиотечный кэш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15. Все приведенные ниже действия, кроме одного, изменяют число контрольных точек, возникающих в течение одного часа в базе данных. Какое это действие?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Уменьшение размера членов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b. Задание LOC_CHECKPOINT_TIMEOUT </w:t>
      </w: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равным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нулю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Задание LOG_CHECKPOINT_INTERVAL больше размера файла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d. Уменьшение размера табличного пространства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16. Если бы вы захотели, чтобы каждый пользователь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мог иметь только одно соединение с базой данных за один раз, какой из следующих  вариантов указывает способ сделать это?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Задать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LICENSE_MAX_SESSIONS = 1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в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init.ora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b</w:t>
      </w:r>
      <w:proofErr w:type="gramEnd"/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. 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Задать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SESSIONS_PER_USER 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в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профиле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DEFAULT 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как</w:t>
      </w: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1. 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lastRenderedPageBreak/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Задать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SESSIONS_PER_USER = 2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в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init.ora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Задать IDLE_TIME в профиле DEFAULT как 1.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17. Вы разрабатываете физическую компоновку базы данных на 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хост-машине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Каковы отношения между табличными пространствами и файлами данных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Один файл данных может содержать много табличных пространств.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C415C6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b. Одно табличное пространство может иметь много файлов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Много табличных пространств могут совместно использовать один файл данных.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Одно табличное пространство имеет только один файл данных.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18. Вы назначаете роли пользователям базы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Какая из следующих ролей не определяется заранее при создании базы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a. SELECT_CATALOG_ROLE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b. EXP_FULL_DATABASE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c. IMP_FULL_DATABASE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d. CREATE_CATALOG_ROLE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19. Вы анализируете, как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обрабатывает пользовательские команды. В какой из следующих областей памяти базы данных хранится информация анализа SQL и PL/SQL?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Буферный кэш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Кэш строки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c. Библиотечный кэш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Большая область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e. Словарный кэш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20. Вы должны управлять конфигурацией для новых и существующих пользователей. Какая из следующих фраз имеется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но не в команде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a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. default role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temporary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tablespace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account lock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profile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e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identified by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f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password expire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21. Все приведенные ниже варианты указывают компонент архитектуры повтора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кроме одного. Какой из следующих вариантов не является прямым компонентом механизма повтора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когда база данных находится в режиме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archivelog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Оперативный файл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LGWR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Архивные файлы журнала базы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d. DBWO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e. СКРТ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f. Буфер журнала базы данных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 xml:space="preserve">22. Администратору БД требуется реорганизовать табличное пространство. Какая из следующих привилегий будет использована для регистрации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пока база данных открыта, но недоступна другим пользователям?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connect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b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. restricted session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mount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d.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session</w:t>
      </w:r>
      <w:proofErr w:type="spellEnd"/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23. Какой из следующих вариантов подходит для задания высокой стоимости ресурса на время процессора и низкой — на общее время соединения пользователя с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Уменьшить значение CPU_PER_SESSION и увеличить значение LOGICAL_READS_PER_SESSION.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Увеличить значение COMPOSITE_LIMIT.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c. Увеличить значение CPU_PER_SESSION и уменьшить значение CONNECT_TIME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Задать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PRIVATE_SGA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как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UNLIMITED.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24. Вы планируете размещение сегментов в табличных пространствах. Какой из следующих типов сегментов обычно имеет самую низкую оборачиваемость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Сегменты SYSTEM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Сегменты таблиц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Временные сегменты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Сегменты отмены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25. Значение, сохраняемое в индексе для столбца, — '596849'. Затем администратор БД вводит команду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index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reverse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 теперь выглядят данные в индексе?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'596849'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b. '948695'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'695948'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'849596'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26. Разработчики жалуются, что 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через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gram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нескольких</w:t>
      </w:r>
      <w:proofErr w:type="gram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минут после обращения к базе данных их сеанс разрывается. Какой из следующих вариантов не указывает потенциальную причину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разьединения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a. Администратор БД неоднократно вводит команду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system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kill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session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>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В профиле DEFAULT для CPU_PER_SESSION задано 100.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В профиле USERS для CONNECT_TIME задано 500.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337597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d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.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В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профиле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DEVELOPER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для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COMPOSITE_LIMIT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задано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230000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27. После создания нового пользователя для базы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пользователь жалуется, что не может зарегистрироваться из-за ошибки, связанной с недостаточностью привилегий. Какое из следующих действий необходимо выполнить?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a. Предоставить пользователю привилегии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table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>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b. Назначить пользователю роль CONNECT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Разблокировать учетную запись пользователя.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Переустановить пароль пользователя.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 xml:space="preserve">28. Вам требуется найти, где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хранятся таблицы словаря данных. В каком из следующих табличных пространств находятся таблицы, содержащие информацию о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например имена таблиц, пользователи и оперативные сегменты отмены?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a. TEMP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b. UNDOTBS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c. INDEX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d. SYSTEM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29. Пользователь выбирает данные из базы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Какой из следующих процессов управляет получением данных из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для этого пользователя?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Серверный процесс получает информацию для пользователя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Прослушивающий процесс получает информацию для пользователя.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Пользовательский процесс сам получает информацию.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Процесс DBWO получает информацию для пользователя.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30. Вы управляете окружением базы данных, работающей круглосуточно без выходных (24x7), и должны оперативно восстановить индекс. Какой из следующих вариантов указывает фактор, который необходимо учесть при определении времени для проведения оперативного восстановления?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Производительность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Пакетная обработка данных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Простой системы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Доступность в течение времени простоя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31.Вы назначили три таблицы для пула сохранения. Как определить его правильный размер?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На основании числа блоков в таблице плюс числа блоков в связанных индексах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На основании размера вашего разделяемого пула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Только на основании числа блоков в таблице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Только на основании числа блоков в связанных индексах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32. Вы вводите следующую команду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где DB_BLOCK_ SIZE равен 4 Кбайт: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CREATE TABLESPACE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orgdbindex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DATAFILE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Voracle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/disk_8/index01.dbf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SIZE 300M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EXTENT MANAGEMENT LOCAL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UNIFORM SIZE 100K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ONLINE;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>Сколько блоков будет представлять каждый бит в битовой области локально управляемых файлов данных?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25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80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250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30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33. Вы пытаетесь ввести команду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tablespace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move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datafile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в 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Какой из следующих вариантов указывает шаг, который необходимо выполнить после ввода этой команды?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Перевести табличное пространство в оперативный режим.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Выполнить операцию ИМПОРТ для загрузки новых метаданных.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Перевести табличное пространство в автономный режим.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Физически переместить файл данных в новое место.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34. Вы хотите, чтобы хост-машина не занималась чрезмерной обработкой пользователя SPANKY в базе данных. Который из следующих вариантов соответствует шагу, который вы должны выполнить, чтобы это стало возможным в текущем экземпляре?</w:t>
      </w:r>
    </w:p>
    <w:p w:rsidR="00653414" w:rsidRPr="0024731B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a</w:t>
      </w:r>
      <w:proofErr w:type="gram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.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Ввести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alter user SPANKY PROFILE LIMITER,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где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 xml:space="preserve"> LIMITER — </w:t>
      </w: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профиль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Ввести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grant LIMITER to SPANKY,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где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LIMITER —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роль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Ввести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alter user SPANKY PROFILE LIMITER,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где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LIMITER—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роль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.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Ввести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grant LIMITER to SPANKY,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где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 xml:space="preserve"> LIMITER — 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>профиль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35. Вы занимаетесь предоставлением роли нескольких разрешений. Какая из следующих привилегий не является системной привилегией?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analyze any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create rollback segment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c.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create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synonym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d. </w:t>
      </w:r>
      <w:proofErr w:type="spell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index</w:t>
      </w:r>
      <w:proofErr w:type="spellEnd"/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36. Вы анализируете компоненты механизмов журнала базы данных в вашей базе данных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Каким из приведенных ниже целей служит процесс СКРТ?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Запись измененных буферов на диск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b. Запись текущего номера журнала базы данных в заголовке файла данных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Запись информации журнала базы данных на диск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Считывание информации в память для пользователей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37. Приходя утром на работу, вы получаете сообщения от нескольких пользователей, которые жалуются, что получили следующую ошибку, когда пытались зарегистрироваться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с новым пользовательским ID и паролем: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Error accessing PRODUCT_USER_PROFILE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Warning: Product user profile information not loaded!</w:t>
      </w: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Что нужно сделать для решения этой проблемы?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Произвести аварийное выключение.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lastRenderedPageBreak/>
        <w:t xml:space="preserve">b. Запустить </w:t>
      </w:r>
      <w:proofErr w:type="spell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pupbld</w:t>
      </w:r>
      <w:proofErr w:type="spell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. </w:t>
      </w:r>
      <w:proofErr w:type="spellStart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sql</w:t>
      </w:r>
      <w:proofErr w:type="spellEnd"/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 xml:space="preserve"> как SYSTEM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Удалить и восстановить базу данных.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Удалить и восстановить пользователей.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38. В какой из следующих областей памяти базы данных хранятся записи из информации словаря данных?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a. Кэш строки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Библиотечный кэш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Буферный кэш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UGA сеанса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39. В вашей базе данных тысячи таблиц и пользователей. Какой из следующих методов доступа лучше всего подходит при управлении сложными базами данных со многими объектами и пользователями?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a. Использование профилей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b. Предоставление привилегий непосредственно профилям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c. Предоставление привилегий непосредственно пользователям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</w:rPr>
        <w:t>d. Предоставление привилегий непосредственно ролям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40. Вы хотите поддерживать несколько местоположений журналов архивов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Какой из следующих параметров позволяет указать, сколько процессов ARCH в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должно быть выполнено для управления хранением файлов журналов архива в нескольких местах?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a. LOG_ARCHIVE_MIN_SUCCEED_DEST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b. LOG_ARCHIVE_PROCESSES</w:t>
      </w:r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ab/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337597">
        <w:rPr>
          <w:rFonts w:ascii="Arial" w:eastAsia="Times New Roman" w:hAnsi="Arial" w:cs="Arial"/>
          <w:color w:val="666666"/>
          <w:sz w:val="21"/>
          <w:szCs w:val="21"/>
          <w:shd w:val="clear" w:color="auto" w:fill="FFFFFF" w:themeFill="background1"/>
          <w:lang w:val="en-US"/>
        </w:rPr>
        <w:t>c. LOG_ARCHIVE_MAX_PROCESSES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>d. LOG ARCHIVE_START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41. Вы пытаетесь очистить </w:t>
      </w:r>
      <w:proofErr w:type="spellStart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>сархивированный</w:t>
      </w:r>
      <w:proofErr w:type="spellEnd"/>
      <w:r w:rsidRPr="000B3DF1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файл журнала базы данных. Какая из следующих команд позволяет вручную активизировать  переключение журналов? </w:t>
      </w:r>
    </w:p>
    <w:p w:rsidR="00653414" w:rsidRPr="000B3DF1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a.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user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pacing w:after="150" w:line="240" w:lineRule="auto"/>
        <w:rPr>
          <w:rFonts w:ascii="Arial" w:eastAsia="Times New Roman" w:hAnsi="Arial" w:cs="Arial"/>
          <w:sz w:val="21"/>
          <w:szCs w:val="21"/>
          <w:lang w:val="en-US"/>
        </w:rPr>
      </w:pPr>
      <w:proofErr w:type="gramStart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lang w:val="en-US"/>
        </w:rPr>
        <w:t>. alter database</w:t>
      </w:r>
      <w:r w:rsidRPr="000B3DF1">
        <w:rPr>
          <w:rFonts w:ascii="Arial" w:eastAsia="Times New Roman" w:hAnsi="Arial" w:cs="Arial"/>
          <w:sz w:val="21"/>
          <w:szCs w:val="21"/>
          <w:lang w:val="en-US"/>
        </w:rPr>
        <w:tab/>
      </w:r>
    </w:p>
    <w:p w:rsidR="00653414" w:rsidRPr="000B3DF1" w:rsidRDefault="00653414" w:rsidP="00653414">
      <w:pPr>
        <w:spacing w:after="150" w:line="240" w:lineRule="auto"/>
        <w:rPr>
          <w:rFonts w:ascii="Arial" w:eastAsia="Times New Roman" w:hAnsi="Arial" w:cs="Arial"/>
          <w:sz w:val="21"/>
          <w:szCs w:val="21"/>
          <w:lang w:val="en-US"/>
        </w:rPr>
      </w:pPr>
      <w:proofErr w:type="gramStart"/>
      <w:r w:rsidRPr="00337597">
        <w:rPr>
          <w:rFonts w:ascii="Arial" w:eastAsia="Times New Roman" w:hAnsi="Arial" w:cs="Arial"/>
          <w:sz w:val="21"/>
          <w:szCs w:val="21"/>
          <w:shd w:val="clear" w:color="auto" w:fill="FFFFFF" w:themeFill="background1"/>
          <w:lang w:val="en-US"/>
        </w:rPr>
        <w:t>c</w:t>
      </w:r>
      <w:proofErr w:type="gramEnd"/>
      <w:r w:rsidRPr="00337597">
        <w:rPr>
          <w:rFonts w:ascii="Arial" w:eastAsia="Times New Roman" w:hAnsi="Arial" w:cs="Arial"/>
          <w:sz w:val="21"/>
          <w:szCs w:val="21"/>
          <w:shd w:val="clear" w:color="auto" w:fill="FFFFFF" w:themeFill="background1"/>
          <w:lang w:val="en-US"/>
        </w:rPr>
        <w:t>. alter system</w:t>
      </w:r>
    </w:p>
    <w:p w:rsidR="00653414" w:rsidRPr="00AB4C26" w:rsidRDefault="00653414" w:rsidP="00653414">
      <w:pPr>
        <w:shd w:val="clear" w:color="auto" w:fill="FFFFFF" w:themeFill="background1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d.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alter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redo</w:t>
      </w:r>
      <w:proofErr w:type="spell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0B3DF1">
        <w:rPr>
          <w:rFonts w:ascii="Arial" w:eastAsia="Times New Roman" w:hAnsi="Arial" w:cs="Arial"/>
          <w:color w:val="666666"/>
          <w:sz w:val="21"/>
          <w:szCs w:val="21"/>
        </w:rPr>
        <w:t>log</w:t>
      </w:r>
      <w:proofErr w:type="spellEnd"/>
    </w:p>
    <w:p w:rsidR="00653414" w:rsidRDefault="00653414" w:rsidP="00653414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53414" w:rsidRPr="00DE23F2" w:rsidRDefault="00653414" w:rsidP="00653414">
      <w:pPr>
        <w:pStyle w:val="aa"/>
        <w:jc w:val="center"/>
        <w:rPr>
          <w:rFonts w:ascii="Times New Roman" w:hAnsi="Times New Roman"/>
          <w:b/>
          <w:sz w:val="40"/>
          <w:szCs w:val="40"/>
          <w:lang w:val="ru-RU"/>
        </w:rPr>
      </w:pPr>
      <w:r w:rsidRPr="00DE23F2">
        <w:rPr>
          <w:rFonts w:ascii="Times New Roman" w:hAnsi="Times New Roman"/>
          <w:b/>
          <w:sz w:val="40"/>
          <w:szCs w:val="40"/>
          <w:lang w:val="ru-RU"/>
        </w:rPr>
        <w:t>ОТВЕТЫ</w:t>
      </w:r>
    </w:p>
    <w:p w:rsidR="00653414" w:rsidRDefault="00653414" w:rsidP="00653414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1. Вы вводите следующую команду: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startup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mount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Где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 получает значения для запуска экземпляра?</w:t>
      </w:r>
    </w:p>
    <w:p w:rsidR="00653414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666666"/>
          <w:sz w:val="21"/>
          <w:szCs w:val="21"/>
        </w:rPr>
      </w:pPr>
      <w:r w:rsidRPr="00DE23F2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1. 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b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Из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файла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proofErr w:type="spellStart"/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init</w:t>
      </w:r>
      <w:proofErr w:type="spellEnd"/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proofErr w:type="spell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ога</w:t>
      </w:r>
      <w:proofErr w:type="spellEnd"/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 </w:t>
      </w:r>
      <w:r w:rsidRPr="00DE23F2">
        <w:rPr>
          <w:rFonts w:ascii="Arial" w:eastAsia="Times New Roman" w:hAnsi="Arial" w:cs="Arial"/>
          <w:color w:val="666666"/>
          <w:sz w:val="21"/>
          <w:szCs w:val="21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2. Вам требуется найти, где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хранятся таблицы словаря данных. В каком из следующих табличных пространств находятся таблицы, содержащие информацию о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например имена таблиц, пользователи и оперативные сегменты отмены?</w:t>
      </w:r>
    </w:p>
    <w:p w:rsidR="00653414" w:rsidRPr="00DE23F2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DE23F2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b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SYSTEM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>3. В какой из следующих областей памяти базы данных хранятся записи из информации словаря данных?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Кэш строки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4. В приведенные ниже варианты указывают компонент архитектуры повтора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кроме одного. Какой из следующих вариантов не является прямым компонентом механизма повтора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когда база данных находится в режиме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archivelog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c. DBWO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5. Вы должны управлять конфигурацией для новых и существующих пользователей. Какая из следующих фраз имеется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но не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0B3DF1">
        <w:rPr>
          <w:rFonts w:ascii="Arial" w:eastAsia="Times New Roman" w:hAnsi="Arial" w:cs="Arial"/>
          <w:color w:val="666666"/>
          <w:sz w:val="21"/>
          <w:szCs w:val="21"/>
        </w:rPr>
        <w:tab/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b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default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role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6. Вы вводите следующую команду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: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grant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to STARSKY with admin option;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После чего пользователь STARSKY вводит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следующую команду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: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grant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to HUTCH;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Вы обнаруживаете действия STARSKY и поступаете следующим образом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: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revoke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create table from STARSKY;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Какой из следующих вариантов правильно описывает результат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?</w:t>
      </w:r>
      <w:proofErr w:type="gramEnd"/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c. STARSKY больше не сможет создавать таблицы, a HUTCH сможет.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7. Вы выполняете шаги по созданию словаря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Частью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какой из следующих схем являются объекты в словаре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a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SYS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8. Вы назначили три таблицы для пула сохранения. Как определить его правильный размер?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На основании числа блоков в таблице плюс числа блоков в связанных индексах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9. Какая из следующих фраз доступна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но не команде 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 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lang w:val="en-US"/>
        </w:rPr>
        <w:t>default</w:t>
      </w:r>
      <w:r w:rsidRPr="000B3DF1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lang w:val="en-US"/>
        </w:rPr>
        <w:t>role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10. В каком из следующих представлений словаря можно найти информацию о местоположении индексов в базе данных и размере этих индексов? </w:t>
      </w:r>
    </w:p>
    <w:p w:rsidR="00653414" w:rsidRPr="00DE23F2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DBA</w:t>
      </w:r>
      <w:r w:rsidRPr="00DE23F2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SEGMENTS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11. Какая из следующих фраз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ограничивает число таблиц, которые пользователь может добавлять к табличному  пространству? 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quota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on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12. Пользователь пытается вставлять данные в столбец, который нарушает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неоткладываемое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ограничение. Пользователь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ввел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команду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alter session set constraints = deferred. 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Что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произойдет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с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 insert?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a. </w:t>
      </w:r>
      <w:proofErr w:type="spell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insert</w:t>
      </w:r>
      <w:proofErr w:type="spellEnd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закончится неудачно во время ввода, но транзакция будет продолжаться.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 xml:space="preserve">13. Вы стараетесь усилить безопасность базы данных. Какой из следующих ресурсов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поддерживает безопасность с помощью аутентификации пароля в добавление к тому, что пользователю может быть предоставлен доступ к приложению?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c. Роли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14. В какой из следующих областей памяти базы данных хранятся записи из информации словаря данных?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b. Кэш строки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15. Все приведенные ниже действия, кроме одного, изменяют число контрольных точек, возникающих в течение одного часа в базе данных. Какое это действие?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d. Уменьшение размера табличного пространства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16. Если бы вы захотели, чтобы каждый пользователь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мог иметь только одно соединение с базой данных за один раз, какой из следующих  вариантов указывает способ сделать это?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b</w:t>
      </w:r>
      <w:proofErr w:type="gramEnd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Задать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SESSIONS_PER_USER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в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профиле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DEFAULT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как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1. 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17. Вы разрабатываете физическую компоновку базы данных на 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хост-машине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Каковы отношения между табличными пространствами и файлами данных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b. Одно табличное пространство может иметь много файлов данных.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18. Вы назначаете роли пользователям базы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Какая из следующих ролей не определяется заранее при создании базы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CREATE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CATALOG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ROLE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19. Вы анализируете, как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обрабатывает пользовательские команды. В какой из следующих областей памяти базы данных хранится информация анализа SQL и PL/SQL?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c. Библиотечный кэш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20. Вы должны управлять конфигурацией для новых и существующих пользователей. Какая из следующих фраз имеется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но не в команде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create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user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0B3DF1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a</w:t>
      </w:r>
      <w:proofErr w:type="gramEnd"/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default</w:t>
      </w:r>
      <w:r w:rsidRPr="000B3DF1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role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21. Все приведенные ниже варианты указывают компонент архитектуры повтора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кроме одного. Какой из следующих вариантов не является прямым компонентом механизма повтора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, когда база данных находится в режиме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archivelog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d. DBWO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22. Администратору БД требуется реорганизовать табличное пространство. Какая из следующих привилегий будет использована для регистрации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пока база данных открыта, но недоступна другим пользователям?</w:t>
      </w:r>
    </w:p>
    <w:p w:rsidR="00653414" w:rsidRPr="00FC021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b</w:t>
      </w:r>
      <w:proofErr w:type="gramEnd"/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restricted</w:t>
      </w:r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session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23. Какой из следующих вариантов подходит для задания высокой стоимости ресурса на время процессора и низкой — на общее время соединения пользователя с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c. Увеличить значение CPU_PER_SESSION и уменьшить значение CONNECT_TIME.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24. Вы планируете размещение сегментов в табличных пространствах. Какой из следующих типов сегментов обычно имеет самую низкую оборачиваемость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Сегменты SYSTEM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 xml:space="preserve">25. Значение, сохраняемое в индексе для столбца, — '596849'. Затем администратор БД вводит команду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index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reverse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 теперь выглядят данные в индексе?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b. '948695'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26. Разработчики жалуются, что 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через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gram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нескольких</w:t>
      </w:r>
      <w:proofErr w:type="gram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минут после обращения к базе данных их сеанс разрывается. Какой из следующих вариантов не указывает потенциальную причину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разьединения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?</w:t>
      </w:r>
    </w:p>
    <w:p w:rsidR="00653414" w:rsidRPr="009E0ED4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</w:t>
      </w:r>
      <w:proofErr w:type="gramEnd"/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В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профиле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DEVELOPER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для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COMPOSITE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LIMIT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задано</w:t>
      </w:r>
      <w:r w:rsidRPr="009E0ED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230000.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27. После создания нового пользователя для базы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пользователь жалуется, что не может зарегистрироваться из-за ошибки, связанной с недостаточностью привилегий. Какое из следующих действий необходимо выполнить?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b. Назначить пользователю роль CONNECT.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28. Вам требуется найти, где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хранятся таблицы словаря данных. В каком из следующих табличных пространств находятся таблицы, содержащие информацию о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например имена таблиц, пользователи и оперативные сегменты отмены?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d. SYSTEM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29. Пользователь выбирает данные из базы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Какой из следующих процессов управляет получением данных из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для этого пользователя?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Серверный процесс получает информацию для пользователя.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30. Вы управляете окружением базы данных, работающей круглосуточно без выходных (24x7), и должны оперативно восстановить индекс. Какой из следующих вариантов указывает фактор, который необходимо учесть при определении времени для проведения оперативного восстановления?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Производительность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31.Вы назначили три таблицы для пула сохранения. Как определить его правильный размер?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На основании числа блоков в таблице плюс числа блоков в связанных индексах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32. Вы вводите следующую команду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, где DB_BLOCK_ SIZE равен 4 Кбайт: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CREATE TABLESPACE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orgdbindex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 xml:space="preserve">DATAFILE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Voracle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/disk_8/index01.dbf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SIZE 300M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EXTENT MANAGEMENT LOCAL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UNIFORM SIZE 100K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ONLINE;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Сколько блоков будет представлять каждый бит в битовой области локально управляемых файлов данных?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25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lastRenderedPageBreak/>
        <w:t xml:space="preserve">33. Вы пытаетесь ввести команду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alter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tablespace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move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datafile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в 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Какой из следующих вариантов указывает шаг, который необходимо выполнить после ввода этой команды?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Перевести табличное пространство в оперативный режим.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34. Вы хотите, чтобы хост-машина не занималась чрезмерной обработкой пользователя SPANKY в базе данных. Который из следующих вариантов соответствует шагу, который вы должны выполнить, чтобы это стало возможным в текущем экземпляре?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a</w:t>
      </w:r>
      <w:proofErr w:type="gramEnd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Ввести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alter user SPANKY PROFILE LIMITER,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где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 xml:space="preserve"> LIMITER —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профиль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35. Вы занимаетесь предоставлением роли нескольких разрешений. Какая из следующих привилегий не является системной привилегией?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d. </w:t>
      </w:r>
      <w:proofErr w:type="spell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index</w:t>
      </w:r>
      <w:proofErr w:type="spellEnd"/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36. Вы анализируете компоненты механизмов журнала базы данных в вашей базе данных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. Каким из приведенных ниже целей служит процесс СКРТ?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b. Запись текущего номера журнала базы данных в заголовке файла данных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37. Приходя утром на работу, вы получаете сообщения от нескольких пользователей, которые жалуются, что получили следующую ошибку, когда пытались зарегистрироваться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с новым пользовательским ID и паролем: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Error accessing PRODUCT_USER_PROFILE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t>Warning: Product user profile information not loaded!</w:t>
      </w: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  <w:lang w:val="en-US"/>
        </w:rPr>
        <w:br/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Что нужно сделать для решения этой проблемы?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b. Запустить </w:t>
      </w:r>
      <w:proofErr w:type="spell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pupbld</w:t>
      </w:r>
      <w:proofErr w:type="spellEnd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proofErr w:type="spell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sql</w:t>
      </w:r>
      <w:proofErr w:type="spellEnd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как SYSTEM.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38. В какой из следующих областей памяти базы данных хранятся записи из информации словаря данных? 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a. Кэш строки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39. В вашей базе данных тысячи таблиц и пользователей. Какой из следующих методов доступа лучше всего подходит при управлении сложными базами данных со многими объектами и пользователями?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d. Предоставление привилегий непосредственно ролям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40. Вы хотите поддерживать несколько местоположений журналов архивов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. Какой из следующих параметров позволяет указать, сколько процессов ARCH в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Oracle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должно быть выполнено для управления хранением файлов журналов архива в нескольких местах?</w:t>
      </w:r>
    </w:p>
    <w:p w:rsidR="00653414" w:rsidRPr="00FC021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</w:t>
      </w:r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LOG</w:t>
      </w:r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ARCHIVE</w:t>
      </w:r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MAX</w:t>
      </w:r>
      <w:r w:rsidRPr="00FC021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>_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PROCESSES</w:t>
      </w:r>
    </w:p>
    <w:p w:rsidR="00653414" w:rsidRPr="00AB4C26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41. Вы пытаетесь очистить </w:t>
      </w:r>
      <w:proofErr w:type="spellStart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>сархивированный</w:t>
      </w:r>
      <w:proofErr w:type="spellEnd"/>
      <w:r w:rsidRPr="00AB4C26">
        <w:rPr>
          <w:rFonts w:ascii="Arial" w:eastAsia="Times New Roman" w:hAnsi="Arial" w:cs="Arial"/>
          <w:b/>
          <w:bCs/>
          <w:color w:val="666666"/>
          <w:sz w:val="21"/>
          <w:szCs w:val="21"/>
        </w:rPr>
        <w:t xml:space="preserve"> файл журнала базы данных. Какая из следующих команд позволяет вручную активизировать  переключение журналов? </w:t>
      </w:r>
    </w:p>
    <w:p w:rsidR="00653414" w:rsidRPr="00653414" w:rsidRDefault="00653414" w:rsidP="0065341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c</w:t>
      </w:r>
      <w:proofErr w:type="gramEnd"/>
      <w:r w:rsidRPr="0065341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.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alter</w:t>
      </w:r>
      <w:r w:rsidRPr="00653414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</w:rPr>
        <w:t xml:space="preserve"> </w:t>
      </w:r>
      <w:r w:rsidRPr="00AB4C26">
        <w:rPr>
          <w:rFonts w:ascii="Arial" w:eastAsia="Times New Roman" w:hAnsi="Arial" w:cs="Arial"/>
          <w:color w:val="666666"/>
          <w:sz w:val="21"/>
          <w:szCs w:val="21"/>
          <w:shd w:val="clear" w:color="auto" w:fill="FFFF00"/>
          <w:lang w:val="en-US"/>
        </w:rPr>
        <w:t>system</w:t>
      </w:r>
    </w:p>
    <w:p w:rsidR="00653414" w:rsidRDefault="00653414" w:rsidP="00653414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53414" w:rsidRDefault="00653414" w:rsidP="00653414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53414" w:rsidRDefault="00653414" w:rsidP="00462C2A">
      <w:pPr>
        <w:shd w:val="clear" w:color="auto" w:fill="FFFFFF"/>
        <w:spacing w:before="300" w:after="150" w:line="240" w:lineRule="auto"/>
        <w:outlineLvl w:val="0"/>
        <w:rPr>
          <w:rFonts w:ascii="Arial" w:eastAsia="Times New Roman" w:hAnsi="Arial" w:cs="Arial"/>
          <w:color w:val="444444"/>
          <w:kern w:val="36"/>
          <w:sz w:val="50"/>
          <w:szCs w:val="50"/>
        </w:rPr>
      </w:pPr>
    </w:p>
    <w:p w:rsidR="00AB4C26" w:rsidRDefault="00AB4C26" w:rsidP="00462C2A">
      <w:pPr>
        <w:shd w:val="clear" w:color="auto" w:fill="FFFFFF"/>
        <w:spacing w:before="300" w:after="150" w:line="240" w:lineRule="auto"/>
        <w:outlineLvl w:val="0"/>
        <w:rPr>
          <w:rFonts w:ascii="Arial" w:eastAsia="Times New Roman" w:hAnsi="Arial" w:cs="Arial"/>
          <w:color w:val="444444"/>
          <w:kern w:val="36"/>
          <w:sz w:val="50"/>
          <w:szCs w:val="50"/>
        </w:rPr>
      </w:pPr>
      <w:proofErr w:type="spellStart"/>
      <w:r w:rsidRPr="00AB4C26">
        <w:rPr>
          <w:rFonts w:ascii="Arial" w:eastAsia="Times New Roman" w:hAnsi="Arial" w:cs="Arial"/>
          <w:color w:val="444444"/>
          <w:kern w:val="36"/>
          <w:sz w:val="50"/>
          <w:szCs w:val="50"/>
        </w:rPr>
        <w:lastRenderedPageBreak/>
        <w:t>Oracle</w:t>
      </w:r>
      <w:proofErr w:type="spellEnd"/>
      <w:r w:rsidR="00462C2A">
        <w:rPr>
          <w:rFonts w:ascii="Arial" w:eastAsia="Times New Roman" w:hAnsi="Arial" w:cs="Arial"/>
          <w:color w:val="444444"/>
          <w:kern w:val="36"/>
          <w:sz w:val="50"/>
          <w:szCs w:val="50"/>
        </w:rPr>
        <w:t xml:space="preserve"> сертификация (примерные вопросы)</w:t>
      </w:r>
    </w:p>
    <w:p w:rsidR="006354F9" w:rsidRPr="00A723F1" w:rsidRDefault="006354F9" w:rsidP="006354F9">
      <w:pPr>
        <w:shd w:val="clear" w:color="auto" w:fill="FFFFFF"/>
        <w:spacing w:before="300" w:after="150" w:line="240" w:lineRule="auto"/>
        <w:outlineLvl w:val="0"/>
        <w:rPr>
          <w:sz w:val="28"/>
          <w:szCs w:val="28"/>
        </w:rPr>
      </w:pPr>
      <w:r w:rsidRPr="00A723F1">
        <w:rPr>
          <w:rFonts w:ascii="Arial" w:hAnsi="Arial" w:cs="Arial"/>
          <w:color w:val="000000"/>
          <w:sz w:val="28"/>
          <w:szCs w:val="28"/>
        </w:rPr>
        <w:t>1). Какие значения отобразятся</w:t>
      </w:r>
    </w:p>
    <w:p w:rsidR="00462C2A" w:rsidRPr="006354F9" w:rsidRDefault="006354F9" w:rsidP="00462C2A">
      <w:pPr>
        <w:shd w:val="clear" w:color="auto" w:fill="FFFFFF"/>
        <w:spacing w:before="300" w:after="150" w:line="240" w:lineRule="auto"/>
        <w:outlineLvl w:val="0"/>
        <w:rPr>
          <w:lang w:val="en-US"/>
        </w:rPr>
      </w:pPr>
      <w:r w:rsidRPr="006354F9">
        <w:rPr>
          <w:lang w:val="en-US"/>
        </w:rPr>
        <w:t xml:space="preserve">SELECT </w:t>
      </w:r>
      <w:proofErr w:type="gramStart"/>
      <w:r w:rsidRPr="006354F9">
        <w:rPr>
          <w:lang w:val="en-US"/>
        </w:rPr>
        <w:t>ROUND(</w:t>
      </w:r>
      <w:proofErr w:type="gramEnd"/>
      <w:r w:rsidRPr="006354F9">
        <w:rPr>
          <w:lang w:val="en-US"/>
        </w:rPr>
        <w:t>45.953, -1), TRUNC(45.936, 2) FROM dual;</w:t>
      </w:r>
    </w:p>
    <w:p w:rsidR="006354F9" w:rsidRPr="006354F9" w:rsidRDefault="006354F9" w:rsidP="00462C2A">
      <w:pPr>
        <w:shd w:val="clear" w:color="auto" w:fill="FFFFFF"/>
        <w:spacing w:before="300" w:after="150" w:line="24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 w:rsidRPr="006354F9">
        <w:rPr>
          <w:lang w:val="en-US"/>
        </w:rPr>
        <w:t>A. 46 and 45 B. 46 and 45.93 C. 50 and 45.93 D. 50 and 45.9 E. 45 and 45.93 F. 45.95 and 45.93</w:t>
      </w:r>
    </w:p>
    <w:p w:rsidR="006354F9" w:rsidRPr="00A723F1" w:rsidRDefault="00DF08B7" w:rsidP="00462C2A">
      <w:pPr>
        <w:shd w:val="clear" w:color="auto" w:fill="FFFFFF"/>
        <w:spacing w:before="300" w:after="150" w:line="24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 w:rsidRPr="00A723F1">
        <w:rPr>
          <w:rFonts w:ascii="Arial" w:hAnsi="Arial" w:cs="Arial"/>
          <w:color w:val="000000"/>
          <w:sz w:val="28"/>
          <w:szCs w:val="28"/>
          <w:lang w:val="en-US"/>
        </w:rPr>
        <w:t xml:space="preserve">2) </w:t>
      </w:r>
      <w:r w:rsidRPr="00A723F1">
        <w:rPr>
          <w:rFonts w:ascii="Arial" w:hAnsi="Arial" w:cs="Arial"/>
          <w:color w:val="000000"/>
          <w:sz w:val="28"/>
          <w:szCs w:val="28"/>
        </w:rPr>
        <w:t>Выберите</w:t>
      </w:r>
      <w:r w:rsidRPr="00A723F1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="006354F9" w:rsidRPr="00A723F1">
        <w:rPr>
          <w:rFonts w:ascii="Arial" w:hAnsi="Arial" w:cs="Arial"/>
          <w:color w:val="000000"/>
          <w:sz w:val="28"/>
          <w:szCs w:val="28"/>
        </w:rPr>
        <w:t>операторы</w:t>
      </w:r>
      <w:r w:rsidR="006354F9" w:rsidRPr="00A723F1">
        <w:rPr>
          <w:rFonts w:ascii="Arial" w:hAnsi="Arial" w:cs="Arial"/>
          <w:color w:val="000000"/>
          <w:sz w:val="28"/>
          <w:szCs w:val="28"/>
          <w:lang w:val="en-US"/>
        </w:rPr>
        <w:t xml:space="preserve"> DML?</w:t>
      </w:r>
    </w:p>
    <w:p w:rsidR="006354F9" w:rsidRPr="005F72A1" w:rsidRDefault="00DF08B7" w:rsidP="00462C2A">
      <w:pPr>
        <w:shd w:val="clear" w:color="auto" w:fill="FFFFFF"/>
        <w:spacing w:before="300" w:after="150" w:line="240" w:lineRule="auto"/>
        <w:outlineLvl w:val="0"/>
        <w:rPr>
          <w:lang w:val="en-US"/>
        </w:rPr>
      </w:pPr>
      <w:r w:rsidRPr="00DF08B7">
        <w:rPr>
          <w:lang w:val="en-US"/>
        </w:rPr>
        <w:t xml:space="preserve">A. COMMIT B. MERGE C. UPDATE D. DELETE E. </w:t>
      </w:r>
      <w:proofErr w:type="gramStart"/>
      <w:r w:rsidRPr="00DF08B7">
        <w:rPr>
          <w:lang w:val="en-US"/>
        </w:rPr>
        <w:t>CREATE</w:t>
      </w:r>
      <w:proofErr w:type="gramEnd"/>
      <w:r w:rsidRPr="00DF08B7">
        <w:rPr>
          <w:lang w:val="en-US"/>
        </w:rPr>
        <w:t xml:space="preserve"> F. DROP...</w:t>
      </w:r>
    </w:p>
    <w:p w:rsidR="00DF08B7" w:rsidRPr="00A723F1" w:rsidRDefault="00DF08B7" w:rsidP="00462C2A">
      <w:pPr>
        <w:shd w:val="clear" w:color="auto" w:fill="FFFFFF"/>
        <w:spacing w:before="300" w:after="150" w:line="240" w:lineRule="auto"/>
        <w:outlineLvl w:val="0"/>
        <w:rPr>
          <w:rFonts w:ascii="Arial" w:hAnsi="Arial" w:cs="Arial"/>
          <w:color w:val="000000"/>
          <w:sz w:val="28"/>
          <w:szCs w:val="28"/>
        </w:rPr>
      </w:pPr>
      <w:r w:rsidRPr="00A723F1">
        <w:rPr>
          <w:rFonts w:ascii="Arial" w:hAnsi="Arial" w:cs="Arial"/>
          <w:sz w:val="28"/>
          <w:szCs w:val="28"/>
        </w:rPr>
        <w:t xml:space="preserve">3) </w:t>
      </w:r>
      <w:r w:rsidRPr="00A723F1">
        <w:rPr>
          <w:rFonts w:ascii="Arial" w:hAnsi="Arial" w:cs="Arial"/>
          <w:color w:val="000000"/>
          <w:sz w:val="28"/>
          <w:szCs w:val="28"/>
        </w:rPr>
        <w:t xml:space="preserve">Для каких </w:t>
      </w:r>
      <w:r w:rsidR="00815E48" w:rsidRPr="00A723F1">
        <w:rPr>
          <w:rFonts w:ascii="Arial" w:hAnsi="Arial" w:cs="Arial"/>
          <w:color w:val="000000"/>
          <w:sz w:val="28"/>
          <w:szCs w:val="28"/>
        </w:rPr>
        <w:t>атрибутов</w:t>
      </w:r>
      <w:r w:rsidRPr="00A723F1">
        <w:rPr>
          <w:rFonts w:ascii="Arial" w:hAnsi="Arial" w:cs="Arial"/>
          <w:color w:val="000000"/>
          <w:sz w:val="28"/>
          <w:szCs w:val="28"/>
        </w:rPr>
        <w:t xml:space="preserve"> индекс будет автоматически создан при выполнении приведенной инструкции SQL</w:t>
      </w:r>
    </w:p>
    <w:p w:rsidR="00DF08B7" w:rsidRPr="00DF08B7" w:rsidRDefault="00DF08B7" w:rsidP="00462C2A">
      <w:pPr>
        <w:shd w:val="clear" w:color="auto" w:fill="FFFFFF"/>
        <w:spacing w:before="300" w:after="150" w:line="24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 w:rsidRPr="00DF08B7">
        <w:rPr>
          <w:lang w:val="en-US"/>
        </w:rPr>
        <w:t xml:space="preserve">CREATE TABLE orders (SER_NO NUMBER UNIQUE, ORDER_ID NUMBER, ORDER_DATE DATE NOT NULL, STATUS </w:t>
      </w:r>
      <w:proofErr w:type="gramStart"/>
      <w:r w:rsidRPr="00DF08B7">
        <w:rPr>
          <w:lang w:val="en-US"/>
        </w:rPr>
        <w:t>VARCHAR2(</w:t>
      </w:r>
      <w:proofErr w:type="gramEnd"/>
      <w:r w:rsidRPr="00DF08B7">
        <w:rPr>
          <w:lang w:val="en-US"/>
        </w:rPr>
        <w:t>10) CHECK (status IN ('CREDIT', 'CASH')), PROD_ID NUMBER REFERENCES PRODUCTS(PRODUCT_ID), ORD_TOTAL NUMBER, PRIMARY KEY (</w:t>
      </w:r>
      <w:proofErr w:type="spellStart"/>
      <w:r w:rsidRPr="00DF08B7">
        <w:rPr>
          <w:lang w:val="en-US"/>
        </w:rPr>
        <w:t>order_id</w:t>
      </w:r>
      <w:proofErr w:type="spellEnd"/>
      <w:r w:rsidRPr="00DF08B7">
        <w:rPr>
          <w:lang w:val="en-US"/>
        </w:rPr>
        <w:t xml:space="preserve">, </w:t>
      </w:r>
      <w:proofErr w:type="spellStart"/>
      <w:r w:rsidRPr="00DF08B7">
        <w:rPr>
          <w:lang w:val="en-US"/>
        </w:rPr>
        <w:t>order_date</w:t>
      </w:r>
      <w:proofErr w:type="spellEnd"/>
      <w:r w:rsidRPr="00DF08B7">
        <w:rPr>
          <w:lang w:val="en-US"/>
        </w:rPr>
        <w:t>));</w:t>
      </w:r>
    </w:p>
    <w:p w:rsidR="00DF08B7" w:rsidRPr="00815E48" w:rsidRDefault="00815E48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815E48">
        <w:rPr>
          <w:lang w:val="en-US"/>
        </w:rPr>
        <w:t>A. SER_NO B. ORDER_ID C. STATUS D. PROD_ID E. ORD_TOTAL F. composite index on ORDER_ID and ORDER_DATE (</w:t>
      </w:r>
      <w:r>
        <w:t>выберите</w:t>
      </w:r>
      <w:r w:rsidRPr="00815E48">
        <w:rPr>
          <w:lang w:val="en-US"/>
        </w:rPr>
        <w:t xml:space="preserve"> 2)</w:t>
      </w:r>
    </w:p>
    <w:p w:rsidR="00DF08B7" w:rsidRPr="00A723F1" w:rsidRDefault="005F72A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8"/>
          <w:szCs w:val="28"/>
        </w:rPr>
      </w:pPr>
      <w:r w:rsidRPr="00A723F1">
        <w:rPr>
          <w:rFonts w:ascii="Arial" w:hAnsi="Arial" w:cs="Arial"/>
          <w:sz w:val="28"/>
          <w:szCs w:val="28"/>
        </w:rPr>
        <w:t>4) К</w:t>
      </w:r>
      <w:r w:rsidRPr="00A723F1">
        <w:rPr>
          <w:rFonts w:ascii="Arial" w:hAnsi="Arial" w:cs="Arial"/>
          <w:color w:val="000000"/>
          <w:sz w:val="28"/>
          <w:szCs w:val="28"/>
        </w:rPr>
        <w:t>акие возможности оператора SELECT выполняются</w:t>
      </w:r>
    </w:p>
    <w:p w:rsidR="00792CA8" w:rsidRPr="005F72A1" w:rsidRDefault="005F72A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5F72A1">
        <w:rPr>
          <w:lang w:val="en-US"/>
        </w:rPr>
        <w:t xml:space="preserve">SELECT </w:t>
      </w:r>
      <w:proofErr w:type="spellStart"/>
      <w:r w:rsidRPr="005F72A1">
        <w:rPr>
          <w:lang w:val="en-US"/>
        </w:rPr>
        <w:t>e.EMPLOYEE_ID</w:t>
      </w:r>
      <w:proofErr w:type="gramStart"/>
      <w:r w:rsidRPr="005F72A1">
        <w:rPr>
          <w:lang w:val="en-US"/>
        </w:rPr>
        <w:t>,e.LAST</w:t>
      </w:r>
      <w:proofErr w:type="gramEnd"/>
      <w:r w:rsidRPr="005F72A1">
        <w:rPr>
          <w:lang w:val="en-US"/>
        </w:rPr>
        <w:t>_NAME,e.DEPARTMENT_ID</w:t>
      </w:r>
      <w:proofErr w:type="spellEnd"/>
      <w:r w:rsidRPr="005F72A1">
        <w:rPr>
          <w:lang w:val="en-US"/>
        </w:rPr>
        <w:t xml:space="preserve">, </w:t>
      </w:r>
      <w:proofErr w:type="spellStart"/>
      <w:r w:rsidRPr="005F72A1">
        <w:rPr>
          <w:lang w:val="en-US"/>
        </w:rPr>
        <w:t>d.DEPARTMENT_NAME</w:t>
      </w:r>
      <w:proofErr w:type="spellEnd"/>
      <w:r w:rsidRPr="005F72A1">
        <w:rPr>
          <w:lang w:val="en-US"/>
        </w:rPr>
        <w:t xml:space="preserve"> FROM EMPLOYEES e, DEPARTMENTS d WHERE </w:t>
      </w:r>
      <w:proofErr w:type="spellStart"/>
      <w:r w:rsidRPr="005F72A1">
        <w:rPr>
          <w:lang w:val="en-US"/>
        </w:rPr>
        <w:t>e.DEPARTMENT_ID</w:t>
      </w:r>
      <w:proofErr w:type="spellEnd"/>
      <w:r w:rsidRPr="005F72A1">
        <w:rPr>
          <w:lang w:val="en-US"/>
        </w:rPr>
        <w:t xml:space="preserve"> = </w:t>
      </w:r>
      <w:proofErr w:type="spellStart"/>
      <w:r w:rsidRPr="005F72A1">
        <w:rPr>
          <w:lang w:val="en-US"/>
        </w:rPr>
        <w:t>d.DEPARTMENT_ID</w:t>
      </w:r>
      <w:proofErr w:type="spellEnd"/>
      <w:r w:rsidRPr="005F72A1">
        <w:rPr>
          <w:lang w:val="en-US"/>
        </w:rPr>
        <w:t>;</w:t>
      </w:r>
    </w:p>
    <w:p w:rsidR="00792CA8" w:rsidRPr="005F72A1" w:rsidRDefault="005F72A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5F72A1">
        <w:rPr>
          <w:lang w:val="en-US"/>
        </w:rPr>
        <w:t>A. selection, projection, join B. difference, projection, join C. selection, intersection, join D. intersection, projection, join E. difference, projection, product</w:t>
      </w:r>
    </w:p>
    <w:p w:rsidR="005F72A1" w:rsidRPr="005F72A1" w:rsidRDefault="005F72A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</w:p>
    <w:p w:rsidR="005F72A1" w:rsidRPr="00C91A1C" w:rsidRDefault="00A723F1" w:rsidP="00A723F1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8"/>
          <w:szCs w:val="28"/>
        </w:rPr>
      </w:pPr>
      <w:r w:rsidRPr="00C91A1C">
        <w:rPr>
          <w:rFonts w:ascii="Arial" w:hAnsi="Arial" w:cs="Arial"/>
          <w:sz w:val="28"/>
          <w:szCs w:val="28"/>
        </w:rPr>
        <w:t xml:space="preserve">5) </w:t>
      </w:r>
      <w:r w:rsidRPr="00C91A1C">
        <w:rPr>
          <w:rFonts w:ascii="Arial" w:eastAsia="Times New Roman" w:hAnsi="Arial" w:cs="Arial"/>
          <w:sz w:val="28"/>
          <w:szCs w:val="28"/>
        </w:rPr>
        <w:t xml:space="preserve">Вам необходимо изменить таблицу </w:t>
      </w:r>
      <w:r w:rsidRPr="00C91A1C">
        <w:rPr>
          <w:rFonts w:ascii="Arial" w:eastAsia="Times New Roman" w:hAnsi="Arial" w:cs="Arial"/>
          <w:sz w:val="28"/>
          <w:szCs w:val="28"/>
          <w:lang w:val="en-US"/>
        </w:rPr>
        <w:t>STUDENTS</w:t>
      </w:r>
      <w:r w:rsidRPr="00C91A1C">
        <w:rPr>
          <w:rFonts w:ascii="Arial" w:eastAsia="Times New Roman" w:hAnsi="Arial" w:cs="Arial"/>
          <w:sz w:val="28"/>
          <w:szCs w:val="28"/>
        </w:rPr>
        <w:t xml:space="preserve">, чтобы добавить первичный ключ в столбец </w:t>
      </w:r>
      <w:r w:rsidRPr="00C91A1C">
        <w:rPr>
          <w:rFonts w:ascii="Arial" w:eastAsia="Times New Roman" w:hAnsi="Arial" w:cs="Arial"/>
          <w:sz w:val="28"/>
          <w:szCs w:val="28"/>
          <w:lang w:val="en-US"/>
        </w:rPr>
        <w:t>STUDENT</w:t>
      </w:r>
      <w:r w:rsidRPr="00C91A1C">
        <w:rPr>
          <w:rFonts w:ascii="Arial" w:eastAsia="Times New Roman" w:hAnsi="Arial" w:cs="Arial"/>
          <w:sz w:val="28"/>
          <w:szCs w:val="28"/>
        </w:rPr>
        <w:t>_</w:t>
      </w:r>
      <w:r w:rsidRPr="00C91A1C">
        <w:rPr>
          <w:rFonts w:ascii="Arial" w:eastAsia="Times New Roman" w:hAnsi="Arial" w:cs="Arial"/>
          <w:sz w:val="28"/>
          <w:szCs w:val="28"/>
          <w:lang w:val="en-US"/>
        </w:rPr>
        <w:t>ID</w:t>
      </w:r>
      <w:r w:rsidRPr="00C91A1C">
        <w:rPr>
          <w:rFonts w:ascii="Arial" w:eastAsia="Times New Roman" w:hAnsi="Arial" w:cs="Arial"/>
          <w:sz w:val="28"/>
          <w:szCs w:val="28"/>
        </w:rPr>
        <w:t>. Таблица в настоящее время пуста. Какое утверждение выполняет эту задачу?</w:t>
      </w:r>
    </w:p>
    <w:p w:rsidR="00C91A1C" w:rsidRPr="00735A4C" w:rsidRDefault="00C91A1C" w:rsidP="00AB4C26">
      <w:pPr>
        <w:shd w:val="clear" w:color="auto" w:fill="FFFFFF"/>
        <w:spacing w:after="150" w:line="240" w:lineRule="auto"/>
        <w:rPr>
          <w:lang w:val="en-US"/>
        </w:rPr>
      </w:pPr>
      <w:r w:rsidRPr="00C91A1C">
        <w:rPr>
          <w:lang w:val="en-US"/>
        </w:rPr>
        <w:t xml:space="preserve">A. ALTER TABLE students ADD PRIMARY KEY </w:t>
      </w:r>
      <w:proofErr w:type="spellStart"/>
      <w:r w:rsidRPr="00C91A1C">
        <w:rPr>
          <w:lang w:val="en-US"/>
        </w:rPr>
        <w:t>student_id</w:t>
      </w:r>
      <w:proofErr w:type="spellEnd"/>
      <w:r w:rsidRPr="00C91A1C">
        <w:rPr>
          <w:lang w:val="en-US"/>
        </w:rPr>
        <w:t xml:space="preserve">; </w:t>
      </w:r>
    </w:p>
    <w:p w:rsidR="00C91A1C" w:rsidRPr="00735A4C" w:rsidRDefault="00C91A1C" w:rsidP="00AB4C26">
      <w:pPr>
        <w:shd w:val="clear" w:color="auto" w:fill="FFFFFF"/>
        <w:spacing w:after="150" w:line="240" w:lineRule="auto"/>
        <w:rPr>
          <w:lang w:val="en-US"/>
        </w:rPr>
      </w:pPr>
      <w:r w:rsidRPr="00C91A1C">
        <w:rPr>
          <w:lang w:val="en-US"/>
        </w:rPr>
        <w:t>B. ALTER TABLE students ADD CONSTRAINT PRIMARY KEY (</w:t>
      </w:r>
      <w:proofErr w:type="spellStart"/>
      <w:r w:rsidRPr="00C91A1C">
        <w:rPr>
          <w:lang w:val="en-US"/>
        </w:rPr>
        <w:t>student_id</w:t>
      </w:r>
      <w:proofErr w:type="spellEnd"/>
      <w:r w:rsidRPr="00C91A1C">
        <w:rPr>
          <w:lang w:val="en-US"/>
        </w:rPr>
        <w:t xml:space="preserve">); </w:t>
      </w:r>
    </w:p>
    <w:p w:rsidR="00C91A1C" w:rsidRPr="00735A4C" w:rsidRDefault="00C91A1C" w:rsidP="00AB4C26">
      <w:pPr>
        <w:shd w:val="clear" w:color="auto" w:fill="FFFFFF"/>
        <w:spacing w:after="150" w:line="240" w:lineRule="auto"/>
        <w:rPr>
          <w:lang w:val="en-US"/>
        </w:rPr>
      </w:pPr>
      <w:r w:rsidRPr="00C91A1C">
        <w:rPr>
          <w:lang w:val="en-US"/>
        </w:rPr>
        <w:t xml:space="preserve">C. ALTER TABLE students ADD CONSTRAINT </w:t>
      </w:r>
      <w:proofErr w:type="spellStart"/>
      <w:r w:rsidRPr="00C91A1C">
        <w:rPr>
          <w:lang w:val="en-US"/>
        </w:rPr>
        <w:t>stud_id_pk</w:t>
      </w:r>
      <w:proofErr w:type="spellEnd"/>
      <w:r w:rsidRPr="00C91A1C">
        <w:rPr>
          <w:lang w:val="en-US"/>
        </w:rPr>
        <w:t xml:space="preserve"> PRIMARY KEY </w:t>
      </w:r>
      <w:proofErr w:type="spellStart"/>
      <w:r w:rsidRPr="00C91A1C">
        <w:rPr>
          <w:lang w:val="en-US"/>
        </w:rPr>
        <w:t>student_id</w:t>
      </w:r>
      <w:proofErr w:type="spellEnd"/>
      <w:r w:rsidRPr="00C91A1C">
        <w:rPr>
          <w:lang w:val="en-US"/>
        </w:rPr>
        <w:t>;</w:t>
      </w:r>
    </w:p>
    <w:p w:rsidR="00C91A1C" w:rsidRPr="00735A4C" w:rsidRDefault="00C91A1C" w:rsidP="00AB4C26">
      <w:pPr>
        <w:shd w:val="clear" w:color="auto" w:fill="FFFFFF"/>
        <w:spacing w:after="150" w:line="240" w:lineRule="auto"/>
        <w:rPr>
          <w:lang w:val="en-US"/>
        </w:rPr>
      </w:pPr>
      <w:r w:rsidRPr="00C91A1C">
        <w:rPr>
          <w:lang w:val="en-US"/>
        </w:rPr>
        <w:t xml:space="preserve">D. ALTER TABLE students ADD CONSTRAINT </w:t>
      </w:r>
      <w:proofErr w:type="spellStart"/>
      <w:r w:rsidRPr="00C91A1C">
        <w:rPr>
          <w:lang w:val="en-US"/>
        </w:rPr>
        <w:t>stud_id_pk</w:t>
      </w:r>
      <w:proofErr w:type="spellEnd"/>
      <w:r w:rsidRPr="00C91A1C">
        <w:rPr>
          <w:lang w:val="en-US"/>
        </w:rPr>
        <w:t xml:space="preserve"> PRIMARY KEY (</w:t>
      </w:r>
      <w:proofErr w:type="spellStart"/>
      <w:r w:rsidRPr="00C91A1C">
        <w:rPr>
          <w:lang w:val="en-US"/>
        </w:rPr>
        <w:t>student_id</w:t>
      </w:r>
      <w:proofErr w:type="spellEnd"/>
      <w:r w:rsidRPr="00C91A1C">
        <w:rPr>
          <w:lang w:val="en-US"/>
        </w:rPr>
        <w:t xml:space="preserve">); </w:t>
      </w:r>
    </w:p>
    <w:p w:rsidR="00792CA8" w:rsidRPr="00C91A1C" w:rsidRDefault="00C91A1C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C91A1C">
        <w:rPr>
          <w:lang w:val="en-US"/>
        </w:rPr>
        <w:t xml:space="preserve">E. ALTER TABLE students MODIFY CONSTRAINT </w:t>
      </w:r>
      <w:proofErr w:type="spellStart"/>
      <w:r w:rsidRPr="00C91A1C">
        <w:rPr>
          <w:lang w:val="en-US"/>
        </w:rPr>
        <w:t>stud_id_pk</w:t>
      </w:r>
      <w:proofErr w:type="spellEnd"/>
      <w:r w:rsidRPr="00C91A1C">
        <w:rPr>
          <w:lang w:val="en-US"/>
        </w:rPr>
        <w:t xml:space="preserve"> PRIMARY KEY (</w:t>
      </w:r>
      <w:proofErr w:type="spellStart"/>
      <w:r w:rsidRPr="00C91A1C">
        <w:rPr>
          <w:lang w:val="en-US"/>
        </w:rPr>
        <w:t>student_id</w:t>
      </w:r>
      <w:proofErr w:type="spellEnd"/>
      <w:r w:rsidRPr="00C91A1C">
        <w:rPr>
          <w:lang w:val="en-US"/>
        </w:rPr>
        <w:t>);</w:t>
      </w:r>
    </w:p>
    <w:p w:rsidR="00C91A1C" w:rsidRPr="00AE4761" w:rsidRDefault="00745D68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8"/>
          <w:szCs w:val="28"/>
        </w:rPr>
      </w:pPr>
      <w:r w:rsidRPr="00745D68">
        <w:rPr>
          <w:rFonts w:ascii="Arial" w:hAnsi="Arial" w:cs="Arial"/>
          <w:sz w:val="28"/>
          <w:szCs w:val="28"/>
        </w:rPr>
        <w:t>6</w:t>
      </w:r>
      <w:r w:rsidR="00AE4761" w:rsidRPr="00AE4761">
        <w:rPr>
          <w:rFonts w:ascii="Arial" w:hAnsi="Arial" w:cs="Arial"/>
          <w:sz w:val="28"/>
          <w:szCs w:val="28"/>
        </w:rPr>
        <w:t xml:space="preserve">) </w:t>
      </w:r>
      <w:r w:rsidR="00AE4761" w:rsidRPr="00AE4761">
        <w:rPr>
          <w:rFonts w:ascii="Arial" w:eastAsia="Times New Roman" w:hAnsi="Arial" w:cs="Arial"/>
          <w:sz w:val="28"/>
          <w:szCs w:val="28"/>
        </w:rPr>
        <w:t xml:space="preserve">Какие три типа данных </w:t>
      </w:r>
      <w:r w:rsidR="00AE4761" w:rsidRPr="00AE4761">
        <w:rPr>
          <w:rFonts w:ascii="Arial" w:eastAsia="Times New Roman" w:hAnsi="Arial" w:cs="Arial"/>
          <w:sz w:val="28"/>
          <w:szCs w:val="28"/>
          <w:lang w:val="en-US"/>
        </w:rPr>
        <w:t>DATETIME</w:t>
      </w:r>
      <w:r w:rsidR="00AE4761" w:rsidRPr="00AE4761">
        <w:rPr>
          <w:rFonts w:ascii="Arial" w:eastAsia="Times New Roman" w:hAnsi="Arial" w:cs="Arial"/>
          <w:sz w:val="28"/>
          <w:szCs w:val="28"/>
        </w:rPr>
        <w:t xml:space="preserve"> можно использовать при указании определений столбцов?</w:t>
      </w:r>
    </w:p>
    <w:p w:rsidR="00AE4761" w:rsidRPr="00AE4761" w:rsidRDefault="00AE476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AE4761">
        <w:rPr>
          <w:lang w:val="en-US"/>
        </w:rPr>
        <w:t>A. TIMESTAMP B. INTERVAL MONTH TO DAY C. INTERVAL DAY TO SECOND D. INTERVAL YEAR TO MONTH E. TIMESTAMP WITH DATABASE TIMEZONE</w:t>
      </w:r>
    </w:p>
    <w:p w:rsidR="00AE4761" w:rsidRDefault="00AE476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</w:p>
    <w:p w:rsidR="00576E78" w:rsidRPr="00A201E3" w:rsidRDefault="004038AF" w:rsidP="00AB4C26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</w:rPr>
      </w:pPr>
      <w:r w:rsidRPr="004038AF">
        <w:rPr>
          <w:rFonts w:ascii="Arial" w:hAnsi="Arial" w:cs="Arial"/>
          <w:sz w:val="28"/>
          <w:szCs w:val="28"/>
        </w:rPr>
        <w:lastRenderedPageBreak/>
        <w:t>7</w:t>
      </w:r>
      <w:r w:rsidR="00576E78" w:rsidRPr="00576E78">
        <w:rPr>
          <w:rFonts w:ascii="Arial" w:hAnsi="Arial" w:cs="Arial"/>
          <w:sz w:val="28"/>
          <w:szCs w:val="28"/>
        </w:rPr>
        <w:t xml:space="preserve">) </w:t>
      </w:r>
      <w:r w:rsidR="00576E78" w:rsidRPr="00A201E3">
        <w:rPr>
          <w:rFonts w:ascii="Times New Roman" w:hAnsi="Times New Roman" w:cs="Times New Roman"/>
          <w:sz w:val="28"/>
          <w:szCs w:val="28"/>
        </w:rPr>
        <w:t>Какие три высказывания истинны относительно этой инструкции:</w:t>
      </w:r>
    </w:p>
    <w:p w:rsidR="00AE4761" w:rsidRPr="00A201E3" w:rsidRDefault="00576E78" w:rsidP="00AB4C26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</w:rPr>
      </w:pPr>
      <w:r w:rsidRPr="00576E78">
        <w:rPr>
          <w:rFonts w:ascii="Times New Roman" w:hAnsi="Times New Roman" w:cs="Times New Roman"/>
          <w:sz w:val="28"/>
          <w:szCs w:val="28"/>
        </w:rPr>
        <w:t>TRUNCATE TABLE DEPT;</w:t>
      </w:r>
    </w:p>
    <w:p w:rsidR="00576E78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576E78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 xml:space="preserve">. </w:t>
      </w:r>
      <w:r>
        <w:rPr>
          <w:rFonts w:ascii="Arial" w:eastAsia="Times New Roman" w:hAnsi="Arial" w:cs="Arial"/>
          <w:color w:val="666666"/>
          <w:sz w:val="21"/>
          <w:szCs w:val="21"/>
        </w:rPr>
        <w:t>О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>свобождает место для хранения, используемое таблицей.</w:t>
      </w:r>
      <w:proofErr w:type="gramEnd"/>
    </w:p>
    <w:p w:rsidR="00576E78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576E78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 xml:space="preserve">. </w:t>
      </w:r>
      <w:r>
        <w:rPr>
          <w:rFonts w:ascii="Arial" w:eastAsia="Times New Roman" w:hAnsi="Arial" w:cs="Arial"/>
          <w:color w:val="666666"/>
          <w:sz w:val="21"/>
          <w:szCs w:val="21"/>
        </w:rPr>
        <w:t>Не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 xml:space="preserve"> освобождает место для хранения, используемое таблицей.</w:t>
      </w:r>
      <w:proofErr w:type="gramEnd"/>
    </w:p>
    <w:p w:rsidR="00576E78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576E78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>. Вы можете откатить удаление строк после выполнения инструкции.</w:t>
      </w:r>
      <w:proofErr w:type="gramEnd"/>
    </w:p>
    <w:p w:rsidR="00AE4761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576E78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>. Вы НЕ МОЖЕТЕ откатить удаление строк после выполнения инструкции.</w:t>
      </w:r>
      <w:proofErr w:type="gramEnd"/>
    </w:p>
    <w:p w:rsidR="00576E78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576E78">
        <w:rPr>
          <w:rFonts w:ascii="Arial" w:eastAsia="Times New Roman" w:hAnsi="Arial" w:cs="Arial"/>
          <w:color w:val="666666"/>
          <w:sz w:val="21"/>
          <w:szCs w:val="21"/>
        </w:rPr>
        <w:t>E. Попытка использовать DESCRIBE в таблице DEPT после выполнения оператора TRUNCATE приведет к ошибк</w:t>
      </w:r>
      <w:r>
        <w:rPr>
          <w:rFonts w:ascii="Arial" w:eastAsia="Times New Roman" w:hAnsi="Arial" w:cs="Arial"/>
          <w:color w:val="666666"/>
          <w:sz w:val="21"/>
          <w:szCs w:val="21"/>
        </w:rPr>
        <w:t>е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>.</w:t>
      </w:r>
    </w:p>
    <w:p w:rsidR="00AE4761" w:rsidRPr="00576E78" w:rsidRDefault="00576E78" w:rsidP="00576E7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576E78">
        <w:rPr>
          <w:rFonts w:ascii="Arial" w:eastAsia="Times New Roman" w:hAnsi="Arial" w:cs="Arial"/>
          <w:color w:val="666666"/>
          <w:sz w:val="21"/>
          <w:szCs w:val="21"/>
        </w:rPr>
        <w:t>F. Вы должны быть владельцем таблицы или иметь системные привилегии DELETE ANY TABLE для усечения</w:t>
      </w:r>
      <w:r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>таблиц</w:t>
      </w:r>
      <w:r>
        <w:rPr>
          <w:rFonts w:ascii="Arial" w:eastAsia="Times New Roman" w:hAnsi="Arial" w:cs="Arial"/>
          <w:color w:val="666666"/>
          <w:sz w:val="21"/>
          <w:szCs w:val="21"/>
        </w:rPr>
        <w:t>ы</w:t>
      </w:r>
      <w:r w:rsidRPr="00576E78">
        <w:rPr>
          <w:rFonts w:ascii="Arial" w:eastAsia="Times New Roman" w:hAnsi="Arial" w:cs="Arial"/>
          <w:color w:val="666666"/>
          <w:sz w:val="21"/>
          <w:szCs w:val="21"/>
        </w:rPr>
        <w:t xml:space="preserve"> DEPT.</w:t>
      </w:r>
    </w:p>
    <w:p w:rsidR="003763D7" w:rsidRDefault="003763D7" w:rsidP="003763D7">
      <w:pPr>
        <w:shd w:val="clear" w:color="auto" w:fill="FFFFFF"/>
        <w:spacing w:after="150" w:line="240" w:lineRule="auto"/>
        <w:rPr>
          <w:rFonts w:ascii="Arial" w:hAnsi="Arial" w:cs="Arial"/>
          <w:sz w:val="28"/>
          <w:szCs w:val="28"/>
        </w:rPr>
      </w:pPr>
    </w:p>
    <w:p w:rsidR="003763D7" w:rsidRPr="003763D7" w:rsidRDefault="004038AF" w:rsidP="003763D7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8"/>
          <w:szCs w:val="28"/>
        </w:rPr>
      </w:pPr>
      <w:r w:rsidRPr="00F324F5">
        <w:rPr>
          <w:rFonts w:ascii="Arial" w:hAnsi="Arial" w:cs="Arial"/>
          <w:sz w:val="28"/>
          <w:szCs w:val="28"/>
        </w:rPr>
        <w:t>8</w:t>
      </w:r>
      <w:r w:rsidR="003763D7" w:rsidRPr="003763D7">
        <w:rPr>
          <w:rFonts w:ascii="Arial" w:hAnsi="Arial" w:cs="Arial"/>
          <w:sz w:val="28"/>
          <w:szCs w:val="28"/>
        </w:rPr>
        <w:t xml:space="preserve">) </w:t>
      </w:r>
      <w:r w:rsidR="003763D7">
        <w:rPr>
          <w:rFonts w:ascii="Arial" w:hAnsi="Arial" w:cs="Arial"/>
          <w:sz w:val="28"/>
          <w:szCs w:val="28"/>
        </w:rPr>
        <w:t>При</w:t>
      </w:r>
      <w:r w:rsidR="003763D7" w:rsidRPr="003763D7">
        <w:rPr>
          <w:rFonts w:ascii="Arial" w:hAnsi="Arial" w:cs="Arial"/>
          <w:sz w:val="28"/>
          <w:szCs w:val="28"/>
        </w:rPr>
        <w:t xml:space="preserve"> </w:t>
      </w:r>
      <w:r w:rsidR="003763D7">
        <w:rPr>
          <w:rFonts w:ascii="Arial" w:hAnsi="Arial" w:cs="Arial"/>
          <w:sz w:val="28"/>
          <w:szCs w:val="28"/>
        </w:rPr>
        <w:t>выполнении</w:t>
      </w:r>
      <w:r w:rsidR="003763D7" w:rsidRPr="003763D7">
        <w:rPr>
          <w:rFonts w:ascii="Times New Roman" w:hAnsi="Times New Roman" w:cs="Times New Roman"/>
          <w:sz w:val="28"/>
          <w:szCs w:val="28"/>
        </w:rPr>
        <w:t xml:space="preserve"> </w:t>
      </w:r>
      <w:r w:rsidR="003763D7" w:rsidRPr="00A201E3">
        <w:rPr>
          <w:rFonts w:ascii="Times New Roman" w:hAnsi="Times New Roman" w:cs="Times New Roman"/>
          <w:sz w:val="28"/>
          <w:szCs w:val="28"/>
        </w:rPr>
        <w:t>этой</w:t>
      </w:r>
      <w:r w:rsidR="003763D7" w:rsidRPr="003763D7">
        <w:rPr>
          <w:rFonts w:ascii="Times New Roman" w:hAnsi="Times New Roman" w:cs="Times New Roman"/>
          <w:sz w:val="28"/>
          <w:szCs w:val="28"/>
        </w:rPr>
        <w:t xml:space="preserve"> </w:t>
      </w:r>
      <w:r w:rsidR="003763D7" w:rsidRPr="00A201E3">
        <w:rPr>
          <w:rFonts w:ascii="Times New Roman" w:hAnsi="Times New Roman" w:cs="Times New Roman"/>
          <w:sz w:val="28"/>
          <w:szCs w:val="28"/>
        </w:rPr>
        <w:t>инструкции</w:t>
      </w:r>
      <w:r w:rsidR="003763D7">
        <w:rPr>
          <w:rFonts w:ascii="Times New Roman" w:hAnsi="Times New Roman" w:cs="Times New Roman"/>
          <w:sz w:val="28"/>
          <w:szCs w:val="28"/>
        </w:rPr>
        <w:t>, как будут отсортированы данные</w:t>
      </w:r>
      <w:r w:rsidR="003763D7" w:rsidRPr="003763D7">
        <w:rPr>
          <w:rFonts w:ascii="Times New Roman" w:hAnsi="Times New Roman" w:cs="Times New Roman"/>
          <w:sz w:val="28"/>
          <w:szCs w:val="28"/>
        </w:rPr>
        <w:t>:</w:t>
      </w:r>
    </w:p>
    <w:p w:rsidR="00AE4761" w:rsidRPr="003763D7" w:rsidRDefault="00A201E3" w:rsidP="00AB4C2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  <w:lang w:val="en-US"/>
        </w:rPr>
      </w:pPr>
      <w:r w:rsidRPr="003763D7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763D7">
        <w:rPr>
          <w:rFonts w:ascii="Times New Roman" w:hAnsi="Times New Roman" w:cs="Times New Roman"/>
          <w:sz w:val="28"/>
          <w:szCs w:val="28"/>
          <w:lang w:val="en-US"/>
        </w:rPr>
        <w:t>ename</w:t>
      </w:r>
      <w:proofErr w:type="spellEnd"/>
      <w:r w:rsidRPr="003763D7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End"/>
      <w:r w:rsidR="003763D7" w:rsidRPr="003763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3D7">
        <w:rPr>
          <w:rFonts w:ascii="Times New Roman" w:hAnsi="Times New Roman" w:cs="Times New Roman"/>
          <w:sz w:val="28"/>
          <w:szCs w:val="28"/>
          <w:lang w:val="en-US"/>
        </w:rPr>
        <w:t>HIREDATE</w:t>
      </w:r>
      <w:r w:rsidR="003763D7" w:rsidRPr="003763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63D7" w:rsidRPr="003763D7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3763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763D7">
        <w:rPr>
          <w:rFonts w:ascii="Times New Roman" w:hAnsi="Times New Roman" w:cs="Times New Roman"/>
          <w:sz w:val="28"/>
          <w:szCs w:val="28"/>
          <w:lang w:val="en-US"/>
        </w:rPr>
        <w:t>sal</w:t>
      </w:r>
      <w:proofErr w:type="spellEnd"/>
      <w:r w:rsidRPr="003763D7">
        <w:rPr>
          <w:rFonts w:ascii="Times New Roman" w:hAnsi="Times New Roman" w:cs="Times New Roman"/>
          <w:sz w:val="28"/>
          <w:szCs w:val="28"/>
          <w:lang w:val="en-US"/>
        </w:rPr>
        <w:t xml:space="preserve"> FROM EMP ORDER BY </w:t>
      </w:r>
      <w:proofErr w:type="spellStart"/>
      <w:r w:rsidRPr="003763D7">
        <w:rPr>
          <w:rFonts w:ascii="Times New Roman" w:hAnsi="Times New Roman" w:cs="Times New Roman"/>
          <w:sz w:val="28"/>
          <w:szCs w:val="28"/>
          <w:lang w:val="en-US"/>
        </w:rPr>
        <w:t>hire_date</w:t>
      </w:r>
      <w:proofErr w:type="spellEnd"/>
      <w:r w:rsidRPr="003763D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63D7" w:rsidRPr="003763D7" w:rsidRDefault="003763D7" w:rsidP="003763D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763D7">
        <w:rPr>
          <w:rFonts w:ascii="Arial" w:eastAsia="Times New Roman" w:hAnsi="Arial" w:cs="Arial"/>
          <w:color w:val="666666"/>
          <w:sz w:val="21"/>
          <w:szCs w:val="21"/>
        </w:rPr>
        <w:t>А. случайно</w:t>
      </w:r>
    </w:p>
    <w:p w:rsidR="003763D7" w:rsidRPr="003763D7" w:rsidRDefault="003763D7" w:rsidP="003763D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763D7">
        <w:rPr>
          <w:rFonts w:ascii="Arial" w:eastAsia="Times New Roman" w:hAnsi="Arial" w:cs="Arial"/>
          <w:color w:val="666666"/>
          <w:sz w:val="21"/>
          <w:szCs w:val="21"/>
        </w:rPr>
        <w:t>Б. по возрастанию по дате</w:t>
      </w:r>
    </w:p>
    <w:p w:rsidR="003763D7" w:rsidRPr="003763D7" w:rsidRDefault="003763D7" w:rsidP="003763D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763D7">
        <w:rPr>
          <w:rFonts w:ascii="Arial" w:eastAsia="Times New Roman" w:hAnsi="Arial" w:cs="Arial"/>
          <w:color w:val="666666"/>
          <w:sz w:val="21"/>
          <w:szCs w:val="21"/>
          <w:lang w:val="en-US"/>
        </w:rPr>
        <w:t>C</w:t>
      </w:r>
      <w:r w:rsidRPr="003763D7">
        <w:rPr>
          <w:rFonts w:ascii="Arial" w:eastAsia="Times New Roman" w:hAnsi="Arial" w:cs="Arial"/>
          <w:color w:val="666666"/>
          <w:sz w:val="21"/>
          <w:szCs w:val="21"/>
        </w:rPr>
        <w:t>. по убыванию по дате</w:t>
      </w:r>
    </w:p>
    <w:p w:rsidR="003763D7" w:rsidRPr="003763D7" w:rsidRDefault="003763D7" w:rsidP="003763D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763D7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r w:rsidRPr="003763D7">
        <w:rPr>
          <w:rFonts w:ascii="Arial" w:eastAsia="Times New Roman" w:hAnsi="Arial" w:cs="Arial"/>
          <w:color w:val="666666"/>
          <w:sz w:val="21"/>
          <w:szCs w:val="21"/>
        </w:rPr>
        <w:t>. по возрастанию по алфавиту</w:t>
      </w:r>
    </w:p>
    <w:p w:rsidR="00AE4761" w:rsidRPr="003763D7" w:rsidRDefault="003763D7" w:rsidP="003763D7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3763D7">
        <w:rPr>
          <w:rFonts w:ascii="Arial" w:eastAsia="Times New Roman" w:hAnsi="Arial" w:cs="Arial"/>
          <w:color w:val="666666"/>
          <w:sz w:val="21"/>
          <w:szCs w:val="21"/>
          <w:lang w:val="en-US"/>
        </w:rPr>
        <w:t>E</w:t>
      </w:r>
      <w:r w:rsidRPr="003763D7">
        <w:rPr>
          <w:rFonts w:ascii="Arial" w:eastAsia="Times New Roman" w:hAnsi="Arial" w:cs="Arial"/>
          <w:color w:val="666666"/>
          <w:sz w:val="21"/>
          <w:szCs w:val="21"/>
        </w:rPr>
        <w:t>. по убыванию в алфавитном порядке</w:t>
      </w:r>
    </w:p>
    <w:p w:rsidR="002D500C" w:rsidRPr="00C504E3" w:rsidRDefault="002D500C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>
        <w:rPr>
          <w:rFonts w:ascii="Arial" w:hAnsi="Arial" w:cs="Arial"/>
          <w:sz w:val="28"/>
          <w:szCs w:val="28"/>
        </w:rPr>
        <w:t>9</w:t>
      </w:r>
      <w:r w:rsidRPr="003763D7">
        <w:rPr>
          <w:rFonts w:ascii="Arial" w:hAnsi="Arial" w:cs="Arial"/>
          <w:sz w:val="28"/>
          <w:szCs w:val="28"/>
        </w:rPr>
        <w:t>)</w:t>
      </w:r>
      <w:r w:rsidRPr="002D500C">
        <w:t xml:space="preserve"> </w:t>
      </w:r>
      <w:r w:rsidRPr="002D500C">
        <w:rPr>
          <w:rFonts w:ascii="Arial" w:hAnsi="Arial" w:cs="Arial"/>
          <w:sz w:val="28"/>
          <w:szCs w:val="28"/>
        </w:rPr>
        <w:t xml:space="preserve">Подзапрос можно использовать </w:t>
      </w:r>
      <w:proofErr w:type="gramStart"/>
      <w:r w:rsidRPr="002D500C">
        <w:rPr>
          <w:rFonts w:ascii="Arial" w:hAnsi="Arial" w:cs="Arial"/>
          <w:sz w:val="28"/>
          <w:szCs w:val="28"/>
        </w:rPr>
        <w:t>для</w:t>
      </w:r>
      <w:proofErr w:type="gramEnd"/>
      <w:r w:rsidRPr="00C504E3">
        <w:rPr>
          <w:rFonts w:ascii="Arial" w:hAnsi="Arial" w:cs="Arial"/>
          <w:sz w:val="28"/>
          <w:szCs w:val="28"/>
        </w:rPr>
        <w:t>:</w:t>
      </w:r>
    </w:p>
    <w:p w:rsidR="00AE4761" w:rsidRPr="002D500C" w:rsidRDefault="002D500C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</w:rPr>
        <w:t>А. создавать группы данных</w:t>
      </w:r>
    </w:p>
    <w:p w:rsidR="002D500C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</w:rPr>
        <w:t>Б. сортировать данные в определенном порядке</w:t>
      </w:r>
    </w:p>
    <w:p w:rsidR="002D500C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</w:rPr>
        <w:t>C. преобразовать данные в другой формат</w:t>
      </w:r>
    </w:p>
    <w:p w:rsidR="00F324F5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</w:rPr>
        <w:t>D. получ</w:t>
      </w:r>
      <w:r>
        <w:rPr>
          <w:rFonts w:ascii="Arial" w:eastAsia="Times New Roman" w:hAnsi="Arial" w:cs="Arial"/>
          <w:color w:val="666666"/>
          <w:sz w:val="21"/>
          <w:szCs w:val="21"/>
        </w:rPr>
        <w:t>ать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proofErr w:type="spellStart"/>
      <w:r w:rsidRPr="002D500C">
        <w:rPr>
          <w:rFonts w:ascii="Arial" w:eastAsia="Times New Roman" w:hAnsi="Arial" w:cs="Arial"/>
          <w:color w:val="666666"/>
          <w:sz w:val="21"/>
          <w:szCs w:val="21"/>
        </w:rPr>
        <w:t>данн</w:t>
      </w:r>
      <w:r>
        <w:rPr>
          <w:rFonts w:ascii="Arial" w:eastAsia="Times New Roman" w:hAnsi="Arial" w:cs="Arial"/>
          <w:color w:val="666666"/>
          <w:sz w:val="21"/>
          <w:szCs w:val="21"/>
        </w:rPr>
        <w:t>е</w:t>
      </w:r>
      <w:proofErr w:type="spellEnd"/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на основе </w:t>
      </w:r>
      <w:r>
        <w:rPr>
          <w:rFonts w:ascii="Arial" w:eastAsia="Times New Roman" w:hAnsi="Arial" w:cs="Arial"/>
          <w:color w:val="666666"/>
          <w:sz w:val="21"/>
          <w:szCs w:val="21"/>
        </w:rPr>
        <w:t>какого-либо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условия</w:t>
      </w:r>
    </w:p>
    <w:p w:rsidR="002D500C" w:rsidRPr="002D500C" w:rsidRDefault="00C504E3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>
        <w:rPr>
          <w:rFonts w:ascii="Arial" w:hAnsi="Arial" w:cs="Arial"/>
          <w:sz w:val="28"/>
          <w:szCs w:val="28"/>
        </w:rPr>
        <w:t>10</w:t>
      </w:r>
      <w:r w:rsidR="002D500C" w:rsidRPr="003763D7">
        <w:rPr>
          <w:rFonts w:ascii="Arial" w:hAnsi="Arial" w:cs="Arial"/>
          <w:sz w:val="28"/>
          <w:szCs w:val="28"/>
        </w:rPr>
        <w:t>)</w:t>
      </w:r>
      <w:r w:rsidR="002D500C" w:rsidRPr="002D500C">
        <w:t xml:space="preserve"> </w:t>
      </w:r>
      <w:r w:rsidR="002D500C">
        <w:t>Вы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хо</w:t>
      </w:r>
      <w:r w:rsidR="002D500C">
        <w:rPr>
          <w:rFonts w:ascii="Arial" w:eastAsia="Times New Roman" w:hAnsi="Arial" w:cs="Arial"/>
          <w:color w:val="666666"/>
          <w:sz w:val="21"/>
          <w:szCs w:val="21"/>
        </w:rPr>
        <w:t>тите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добавить значение по умолчанию в столбец 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SAL</w:t>
      </w:r>
      <w:r>
        <w:rPr>
          <w:rFonts w:ascii="Arial" w:eastAsia="Times New Roman" w:hAnsi="Arial" w:cs="Arial"/>
          <w:color w:val="666666"/>
          <w:sz w:val="21"/>
          <w:szCs w:val="21"/>
          <w:lang w:val="en-US"/>
        </w:rPr>
        <w:t>ARY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. Вы планируете переделать таблицу, используя </w:t>
      </w:r>
      <w:proofErr w:type="spellStart"/>
      <w:r w:rsidR="002D500C">
        <w:rPr>
          <w:rFonts w:ascii="Arial" w:eastAsia="Times New Roman" w:hAnsi="Arial" w:cs="Arial"/>
          <w:color w:val="666666"/>
          <w:sz w:val="21"/>
          <w:szCs w:val="21"/>
        </w:rPr>
        <w:t>следующиую</w:t>
      </w:r>
      <w:proofErr w:type="spellEnd"/>
      <w:r w:rsidR="002D500C">
        <w:rPr>
          <w:rFonts w:ascii="Arial" w:eastAsia="Times New Roman" w:hAnsi="Arial" w:cs="Arial"/>
          <w:color w:val="666666"/>
          <w:sz w:val="21"/>
          <w:szCs w:val="21"/>
        </w:rPr>
        <w:t xml:space="preserve"> команду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r w:rsidR="002D500C"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SQL</w:t>
      </w:r>
      <w:r w:rsidR="002D500C">
        <w:rPr>
          <w:rFonts w:ascii="Arial" w:eastAsia="Times New Roman" w:hAnsi="Arial" w:cs="Arial"/>
          <w:color w:val="666666"/>
          <w:sz w:val="21"/>
          <w:szCs w:val="21"/>
        </w:rPr>
        <w:t>: (что будет в результате)</w:t>
      </w:r>
    </w:p>
    <w:p w:rsidR="002D500C" w:rsidRPr="002D500C" w:rsidRDefault="002D500C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  <w:lang w:val="en-US"/>
        </w:rPr>
      </w:pPr>
      <w:r w:rsidRPr="002D500C">
        <w:rPr>
          <w:lang w:val="en-US"/>
        </w:rPr>
        <w:t xml:space="preserve">ALTER TABLE </w:t>
      </w:r>
      <w:r w:rsidR="00326E86">
        <w:rPr>
          <w:lang w:val="en-US"/>
        </w:rPr>
        <w:t>HR.</w:t>
      </w:r>
      <w:r w:rsidRPr="002D500C">
        <w:rPr>
          <w:lang w:val="en-US"/>
        </w:rPr>
        <w:t>EMPLOYEES MODIFY (SALARY DEFAULT 5000);</w:t>
      </w:r>
    </w:p>
    <w:p w:rsidR="002D500C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A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. Определения столбцов нельзя изменять для добавления значений </w:t>
      </w:r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DEFAULT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>.</w:t>
      </w:r>
      <w:proofErr w:type="gramEnd"/>
    </w:p>
    <w:p w:rsidR="002D500C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B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. Изменение значения </w:t>
      </w:r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DEFAULT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влияет только на последующие вставки в таблицу.</w:t>
      </w:r>
    </w:p>
    <w:p w:rsidR="002D500C" w:rsidRPr="002D500C" w:rsidRDefault="002D500C" w:rsidP="002D500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r w:rsidRPr="002D500C">
        <w:rPr>
          <w:rFonts w:ascii="Arial" w:eastAsia="Times New Roman" w:hAnsi="Arial" w:cs="Arial"/>
          <w:color w:val="666666"/>
          <w:sz w:val="21"/>
          <w:szCs w:val="21"/>
        </w:rPr>
        <w:t>В. Определения столбцов нельзя изменить, чтобы добавить значения ПО УМОЛЧАНИЮ для столбцов с ЧИСЛО</w:t>
      </w:r>
      <w:r w:rsidR="00D3113F">
        <w:rPr>
          <w:rFonts w:ascii="Arial" w:eastAsia="Times New Roman" w:hAnsi="Arial" w:cs="Arial"/>
          <w:color w:val="666666"/>
          <w:sz w:val="21"/>
          <w:szCs w:val="21"/>
        </w:rPr>
        <w:t xml:space="preserve">ВЫМ 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>тип</w:t>
      </w:r>
      <w:r w:rsidR="00D3113F">
        <w:rPr>
          <w:rFonts w:ascii="Arial" w:eastAsia="Times New Roman" w:hAnsi="Arial" w:cs="Arial"/>
          <w:color w:val="666666"/>
          <w:sz w:val="21"/>
          <w:szCs w:val="21"/>
        </w:rPr>
        <w:t>ом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данных.</w:t>
      </w:r>
    </w:p>
    <w:p w:rsidR="002D500C" w:rsidRPr="00326E86" w:rsidRDefault="002D500C" w:rsidP="000B3DF1">
      <w:pPr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  <w:proofErr w:type="gramStart"/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D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. Все строки, которые имеют значение </w:t>
      </w:r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NULL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 xml:space="preserve"> для столбца </w:t>
      </w:r>
      <w:r w:rsidRPr="002D500C">
        <w:rPr>
          <w:rFonts w:ascii="Arial" w:eastAsia="Times New Roman" w:hAnsi="Arial" w:cs="Arial"/>
          <w:color w:val="666666"/>
          <w:sz w:val="21"/>
          <w:szCs w:val="21"/>
          <w:lang w:val="en-US"/>
        </w:rPr>
        <w:t>SALARY</w:t>
      </w:r>
      <w:r w:rsidRPr="002D500C">
        <w:rPr>
          <w:rFonts w:ascii="Arial" w:eastAsia="Times New Roman" w:hAnsi="Arial" w:cs="Arial"/>
          <w:color w:val="666666"/>
          <w:sz w:val="21"/>
          <w:szCs w:val="21"/>
        </w:rPr>
        <w:t>, будут обновлены со значением</w:t>
      </w:r>
      <w:r w:rsidR="00326E86" w:rsidRPr="00326E86">
        <w:rPr>
          <w:rFonts w:ascii="Arial" w:eastAsia="Times New Roman" w:hAnsi="Arial" w:cs="Arial"/>
          <w:color w:val="666666"/>
          <w:sz w:val="21"/>
          <w:szCs w:val="21"/>
        </w:rPr>
        <w:t xml:space="preserve"> </w:t>
      </w:r>
      <w:r w:rsidRPr="00326E86">
        <w:rPr>
          <w:rFonts w:ascii="Arial" w:eastAsia="Times New Roman" w:hAnsi="Arial" w:cs="Arial"/>
          <w:color w:val="666666"/>
          <w:sz w:val="21"/>
          <w:szCs w:val="21"/>
        </w:rPr>
        <w:t>5000.</w:t>
      </w:r>
      <w:proofErr w:type="gramEnd"/>
    </w:p>
    <w:p w:rsidR="002D500C" w:rsidRDefault="002D500C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p w:rsidR="000B3DF1" w:rsidRDefault="000B3DF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p w:rsidR="00C415C6" w:rsidRPr="00735A4C" w:rsidRDefault="00C415C6" w:rsidP="00C415C6">
      <w:pPr>
        <w:pStyle w:val="aa"/>
        <w:jc w:val="both"/>
        <w:rPr>
          <w:rFonts w:ascii="Times New Roman" w:hAnsi="Times New Roman"/>
          <w:b/>
          <w:sz w:val="40"/>
          <w:szCs w:val="40"/>
          <w:lang w:val="ru-RU"/>
        </w:rPr>
      </w:pPr>
      <w:r w:rsidRPr="00735A4C">
        <w:rPr>
          <w:rFonts w:ascii="Times New Roman" w:hAnsi="Times New Roman"/>
          <w:b/>
          <w:sz w:val="40"/>
          <w:szCs w:val="40"/>
          <w:lang w:val="ru-RU"/>
        </w:rPr>
        <w:t>Ответы</w:t>
      </w:r>
    </w:p>
    <w:p w:rsidR="00C415C6" w:rsidRDefault="00C415C6" w:rsidP="00C415C6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5"/>
        <w:gridCol w:w="811"/>
        <w:gridCol w:w="8045"/>
      </w:tblGrid>
      <w:tr w:rsidR="00C415C6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proofErr w:type="spellStart"/>
            <w:r w:rsidRPr="00686786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Воп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-</w:t>
            </w:r>
          </w:p>
          <w:p w:rsidR="00C415C6" w:rsidRPr="00686786" w:rsidRDefault="00C415C6" w:rsidP="006331F9">
            <w:pPr>
              <w:pStyle w:val="aa"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86786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рос</w:t>
            </w:r>
          </w:p>
        </w:tc>
        <w:tc>
          <w:tcPr>
            <w:tcW w:w="811" w:type="dxa"/>
          </w:tcPr>
          <w:p w:rsidR="00C415C6" w:rsidRPr="00686786" w:rsidRDefault="00C415C6" w:rsidP="006331F9">
            <w:pPr>
              <w:pStyle w:val="aa"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86786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ответ</w:t>
            </w:r>
          </w:p>
        </w:tc>
        <w:tc>
          <w:tcPr>
            <w:tcW w:w="8045" w:type="dxa"/>
          </w:tcPr>
          <w:p w:rsidR="00C415C6" w:rsidRPr="00686786" w:rsidRDefault="00C415C6" w:rsidP="006331F9">
            <w:pPr>
              <w:pStyle w:val="aa"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86786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примечание</w:t>
            </w:r>
          </w:p>
        </w:tc>
      </w:tr>
      <w:tr w:rsidR="00C415C6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1</w:t>
            </w: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8045" w:type="dxa"/>
          </w:tcPr>
          <w:tbl>
            <w:tblPr>
              <w:tblW w:w="7509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3"/>
              <w:gridCol w:w="6036"/>
            </w:tblGrid>
            <w:tr w:rsidR="00C415C6" w:rsidRPr="006354F9" w:rsidTr="006331F9">
              <w:trPr>
                <w:trHeight w:val="239"/>
              </w:trPr>
              <w:tc>
                <w:tcPr>
                  <w:tcW w:w="14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Функция</w:t>
                  </w:r>
                </w:p>
              </w:tc>
              <w:tc>
                <w:tcPr>
                  <w:tcW w:w="60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Описание</w:t>
                  </w:r>
                </w:p>
              </w:tc>
            </w:tr>
            <w:tr w:rsidR="00C415C6" w:rsidRPr="006354F9" w:rsidTr="006331F9">
              <w:trPr>
                <w:trHeight w:val="225"/>
              </w:trPr>
              <w:tc>
                <w:tcPr>
                  <w:tcW w:w="14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CEIL</w:t>
                  </w:r>
                </w:p>
              </w:tc>
              <w:tc>
                <w:tcPr>
                  <w:tcW w:w="60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  <w:t>Возвращает наименьшее целое число, большее либо равное заданному значению</w:t>
                  </w:r>
                </w:p>
              </w:tc>
            </w:tr>
            <w:tr w:rsidR="00C415C6" w:rsidRPr="006354F9" w:rsidTr="006331F9">
              <w:trPr>
                <w:trHeight w:val="225"/>
              </w:trPr>
              <w:tc>
                <w:tcPr>
                  <w:tcW w:w="14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FLOOR</w:t>
                  </w:r>
                </w:p>
              </w:tc>
              <w:tc>
                <w:tcPr>
                  <w:tcW w:w="60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  <w:t>Возвращает наибольшее целое число, меньшее либо равное заданному значению</w:t>
                  </w:r>
                </w:p>
              </w:tc>
            </w:tr>
            <w:tr w:rsidR="00C415C6" w:rsidRPr="006354F9" w:rsidTr="006331F9">
              <w:trPr>
                <w:trHeight w:val="675"/>
              </w:trPr>
              <w:tc>
                <w:tcPr>
                  <w:tcW w:w="14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ROUND</w:t>
                  </w:r>
                </w:p>
              </w:tc>
              <w:tc>
                <w:tcPr>
                  <w:tcW w:w="60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  <w:t xml:space="preserve">Выполняет округление числа. </w:t>
                  </w:r>
                  <w:proofErr w:type="gramStart"/>
                  <w:r w:rsidRPr="006354F9"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  <w:t>Положительное значение параметра определяет способ округления цифр, находящихся справа от запятой, а отрицательное — находящихся слева</w:t>
                  </w:r>
                  <w:proofErr w:type="gramEnd"/>
                </w:p>
              </w:tc>
            </w:tr>
            <w:tr w:rsidR="00C415C6" w:rsidRPr="006354F9" w:rsidTr="006331F9">
              <w:trPr>
                <w:trHeight w:val="450"/>
              </w:trPr>
              <w:tc>
                <w:tcPr>
                  <w:tcW w:w="14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b/>
                      <w:bCs/>
                      <w:color w:val="5F5F5F"/>
                      <w:sz w:val="20"/>
                      <w:szCs w:val="20"/>
                    </w:rPr>
                    <w:t>TRUNC</w:t>
                  </w:r>
                </w:p>
              </w:tc>
              <w:tc>
                <w:tcPr>
                  <w:tcW w:w="603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:rsidR="00C415C6" w:rsidRPr="006354F9" w:rsidRDefault="00C415C6" w:rsidP="006331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</w:pPr>
                  <w:r w:rsidRPr="006354F9">
                    <w:rPr>
                      <w:rFonts w:ascii="Times New Roman" w:eastAsia="Times New Roman" w:hAnsi="Times New Roman" w:cs="Times New Roman"/>
                      <w:color w:val="5F5F5F"/>
                      <w:sz w:val="20"/>
                      <w:szCs w:val="20"/>
                    </w:rPr>
                    <w:t>Усекает число до заданного количества десятичных знаков, отбрасывая все цифры, находящиеся справа</w:t>
                  </w:r>
                </w:p>
              </w:tc>
            </w:tr>
          </w:tbl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C415C6" w:rsidRPr="00D41C01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045" w:type="dxa"/>
          </w:tcPr>
          <w:p w:rsidR="00C415C6" w:rsidRPr="00686786" w:rsidRDefault="00C415C6" w:rsidP="006331F9">
            <w:pPr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  <w:lang w:val="en-US"/>
              </w:rPr>
            </w:pP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</w:rPr>
              <w:t>существует</w:t>
            </w: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  <w:lang w:val="en-US"/>
              </w:rPr>
              <w:t xml:space="preserve"> </w:t>
            </w: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</w:rPr>
              <w:t>пять</w:t>
            </w: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  <w:lang w:val="en-US"/>
              </w:rPr>
              <w:t xml:space="preserve"> DML </w:t>
            </w: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</w:rPr>
              <w:t>команд</w:t>
            </w:r>
            <w:r w:rsidRPr="00686786">
              <w:rPr>
                <w:rFonts w:ascii="Times New Roman" w:eastAsia="Times New Roman" w:hAnsi="Times New Roman" w:cs="Times New Roman"/>
                <w:b/>
                <w:bCs/>
                <w:color w:val="5F5F5F"/>
                <w:sz w:val="20"/>
                <w:szCs w:val="20"/>
                <w:lang w:val="en-US"/>
              </w:rPr>
              <w:t>:  SELECT INSERT UPDATE DELETE MERGE</w:t>
            </w:r>
          </w:p>
        </w:tc>
      </w:tr>
      <w:tr w:rsidR="00C415C6" w:rsidRPr="009C5AA6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11" w:type="dxa"/>
          </w:tcPr>
          <w:p w:rsidR="00C415C6" w:rsidRPr="0068678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 F</w:t>
            </w:r>
          </w:p>
        </w:tc>
        <w:tc>
          <w:tcPr>
            <w:tcW w:w="8045" w:type="dxa"/>
          </w:tcPr>
          <w:p w:rsidR="00C415C6" w:rsidRPr="00792CA8" w:rsidRDefault="00C415C6" w:rsidP="006331F9">
            <w:pPr>
              <w:rPr>
                <w:rStyle w:val="a3"/>
                <w:rFonts w:ascii="Arial" w:hAnsi="Arial" w:cs="Arial"/>
                <w:b w:val="0"/>
                <w:sz w:val="20"/>
                <w:szCs w:val="20"/>
              </w:rPr>
            </w:pPr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>- ключ не является индексом, а реализуется через индекс</w:t>
            </w:r>
          </w:p>
          <w:p w:rsidR="00C415C6" w:rsidRPr="00792CA8" w:rsidRDefault="00C415C6" w:rsidP="006331F9">
            <w:pPr>
              <w:rPr>
                <w:rStyle w:val="a3"/>
                <w:rFonts w:ascii="Arial" w:hAnsi="Arial" w:cs="Arial"/>
                <w:b w:val="0"/>
                <w:sz w:val="20"/>
                <w:szCs w:val="20"/>
              </w:rPr>
            </w:pPr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 xml:space="preserve">- ограничение UNIQUE гарантирует, что серийный номер уникальный </w:t>
            </w:r>
          </w:p>
          <w:p w:rsidR="00C415C6" w:rsidRPr="00792CA8" w:rsidRDefault="00C415C6" w:rsidP="006331F9">
            <w:pPr>
              <w:rPr>
                <w:rStyle w:val="a3"/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 xml:space="preserve">- </w:t>
            </w:r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 xml:space="preserve">с помощью первичных ключей реализуется уникальность записей в таблице и возможность ссылаться </w:t>
            </w:r>
            <w:proofErr w:type="gramStart"/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>внешним</w:t>
            </w:r>
            <w:proofErr w:type="gramEnd"/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>ключем</w:t>
            </w:r>
            <w:proofErr w:type="spellEnd"/>
          </w:p>
          <w:p w:rsidR="00C415C6" w:rsidRPr="00792CA8" w:rsidRDefault="00C415C6" w:rsidP="006331F9">
            <w:pPr>
              <w:rPr>
                <w:rFonts w:ascii="Arial" w:eastAsia="Times New Roman" w:hAnsi="Arial" w:cs="Arial"/>
                <w:b/>
                <w:bCs/>
                <w:color w:val="5F5F5F"/>
                <w:sz w:val="20"/>
                <w:szCs w:val="20"/>
              </w:rPr>
            </w:pPr>
            <w:r w:rsidRPr="00792CA8">
              <w:rPr>
                <w:rStyle w:val="a3"/>
                <w:rFonts w:ascii="Arial" w:hAnsi="Arial" w:cs="Arial"/>
                <w:b w:val="0"/>
                <w:sz w:val="20"/>
                <w:szCs w:val="20"/>
              </w:rPr>
              <w:t>- индекс создается с помощью оператора CREATE INDEX</w:t>
            </w:r>
          </w:p>
        </w:tc>
      </w:tr>
      <w:tr w:rsidR="00C415C6" w:rsidRPr="009C5AA6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11" w:type="dxa"/>
          </w:tcPr>
          <w:p w:rsidR="00C415C6" w:rsidRPr="005F72A1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8045" w:type="dxa"/>
          </w:tcPr>
          <w:p w:rsidR="00C415C6" w:rsidRPr="00792CA8" w:rsidRDefault="00C415C6" w:rsidP="006331F9">
            <w:pPr>
              <w:rPr>
                <w:rStyle w:val="a3"/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</w:rPr>
              <w:drawing>
                <wp:inline distT="0" distB="0" distL="0" distR="0" wp14:anchorId="4C4576B2" wp14:editId="1FE761A8">
                  <wp:extent cx="4753155" cy="1567702"/>
                  <wp:effectExtent l="0" t="0" r="0" b="0"/>
                  <wp:docPr id="3" name="Рисунок 3" descr="D:\КОПИЯ ДОКУМЕНТОВ ЮЗВЕРЕЙ\ПАПА\RAR\O R A C  L E\2020 _ 2021 год\capabiliti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КОПИЯ ДОКУМЕНТОВ ЮЗВЕРЕЙ\ПАПА\RAR\O R A C  L E\2020 _ 2021 год\capabiliti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30" cy="156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  <w:noProof/>
                <w:sz w:val="20"/>
                <w:szCs w:val="20"/>
              </w:rPr>
              <w:drawing>
                <wp:inline distT="0" distB="0" distL="0" distR="0" wp14:anchorId="0A9A3F74" wp14:editId="5A80FB50">
                  <wp:extent cx="4632385" cy="3821502"/>
                  <wp:effectExtent l="0" t="0" r="0" b="7620"/>
                  <wp:docPr id="4" name="Рисунок 4" descr="D:\КОПИЯ ДОКУМЕНТОВ ЮЗВЕРЕЙ\ПАПА\RAR\O R A C  L E\2020 _ 2021 год\SQL-Join-Orac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КОПИЯ ДОКУМЕНТОВ ЮЗВЕРЕЙ\ПАПА\RAR\O R A C  L E\2020 _ 2021 год\SQL-Join-Orac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4591" cy="3831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C6" w:rsidRPr="009C5AA6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11" w:type="dxa"/>
          </w:tcPr>
          <w:p w:rsidR="00C415C6" w:rsidRPr="00C91A1C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8045" w:type="dxa"/>
          </w:tcPr>
          <w:p w:rsidR="00C415C6" w:rsidRDefault="00C415C6" w:rsidP="006331F9">
            <w:pPr>
              <w:rPr>
                <w:rFonts w:ascii="Arial" w:hAnsi="Arial" w:cs="Arial"/>
                <w:bCs/>
                <w:noProof/>
                <w:sz w:val="20"/>
                <w:szCs w:val="20"/>
              </w:rPr>
            </w:pPr>
          </w:p>
        </w:tc>
      </w:tr>
      <w:tr w:rsidR="00C415C6" w:rsidRPr="009C5AA6" w:rsidTr="006331F9">
        <w:tc>
          <w:tcPr>
            <w:tcW w:w="715" w:type="dxa"/>
          </w:tcPr>
          <w:p w:rsidR="00C415C6" w:rsidRPr="00AE4761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t>A, C, D</w:t>
            </w:r>
          </w:p>
        </w:tc>
        <w:tc>
          <w:tcPr>
            <w:tcW w:w="8045" w:type="dxa"/>
          </w:tcPr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6"/>
              <w:gridCol w:w="5537"/>
            </w:tblGrid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до секунд</w:t>
                  </w:r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не хранит часовой пояс - отбрасывает при сохранении</w:t>
                  </w:r>
                </w:p>
              </w:tc>
            </w:tr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t>timestamp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до наносекунд</w:t>
                  </w:r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не хранит часовой пояс - отбрасывает при сохранении</w:t>
                  </w:r>
                </w:p>
              </w:tc>
            </w:tr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lastRenderedPageBreak/>
                    <w:t>timestamp with time zone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до наносекунд</w:t>
                  </w:r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часовой пояс</w:t>
                  </w:r>
                </w:p>
              </w:tc>
            </w:tr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t>timestamp with local time zone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до наносекунд</w:t>
                  </w:r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не хранит часовой пояс</w:t>
                  </w:r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при сохранении приводит значение к</w:t>
                  </w:r>
                  <w:r w:rsidRPr="00C504E3">
                    <w:rPr>
                      <w:rFonts w:ascii="Times New Roman" w:hAnsi="Times New Roman"/>
                      <w:color w:val="222222"/>
                    </w:rPr>
                    <w:t> </w:t>
                  </w:r>
                  <w:proofErr w:type="spellStart"/>
                  <w:r w:rsidRPr="00C504E3">
                    <w:rPr>
                      <w:rFonts w:ascii="Times New Roman" w:hAnsi="Times New Roman"/>
                    </w:rPr>
                    <w:t>dbtimezone</w:t>
                  </w:r>
                  <w:proofErr w:type="spellEnd"/>
                </w:p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при извлечении приводит значение к</w:t>
                  </w:r>
                  <w:r w:rsidRPr="00C504E3">
                    <w:rPr>
                      <w:rFonts w:ascii="Times New Roman" w:hAnsi="Times New Roman"/>
                      <w:color w:val="222222"/>
                    </w:rPr>
                    <w:t> </w:t>
                  </w:r>
                  <w:proofErr w:type="spellStart"/>
                  <w:r w:rsidRPr="00C504E3">
                    <w:rPr>
                      <w:rFonts w:ascii="Times New Roman" w:hAnsi="Times New Roman"/>
                    </w:rPr>
                    <w:t>sessiontimezone</w:t>
                  </w:r>
                  <w:proofErr w:type="spellEnd"/>
                </w:p>
              </w:tc>
            </w:tr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t>interval year to month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количество лет и месяцев</w:t>
                  </w:r>
                </w:p>
              </w:tc>
            </w:tr>
            <w:tr w:rsidR="00C415C6" w:rsidRPr="00C504E3" w:rsidTr="006331F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</w:rPr>
                  </w:pPr>
                  <w:r w:rsidRPr="00C504E3">
                    <w:rPr>
                      <w:rFonts w:ascii="Times New Roman" w:hAnsi="Times New Roman"/>
                    </w:rPr>
                    <w:t>interval day to second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C415C6" w:rsidRPr="00C504E3" w:rsidRDefault="00C415C6" w:rsidP="006331F9">
                  <w:pPr>
                    <w:pStyle w:val="aa"/>
                    <w:rPr>
                      <w:rFonts w:ascii="Times New Roman" w:hAnsi="Times New Roman"/>
                      <w:color w:val="222222"/>
                      <w:lang w:val="ru-RU"/>
                    </w:rPr>
                  </w:pPr>
                  <w:r w:rsidRPr="00C504E3">
                    <w:rPr>
                      <w:rFonts w:ascii="Times New Roman" w:hAnsi="Times New Roman"/>
                      <w:color w:val="222222"/>
                      <w:lang w:val="ru-RU"/>
                    </w:rPr>
                    <w:t>хранит количество дней, часов, минут, секунд и долей секунды до наносекунд</w:t>
                  </w:r>
                </w:p>
              </w:tc>
            </w:tr>
          </w:tbl>
          <w:p w:rsidR="00C415C6" w:rsidRPr="000C473B" w:rsidRDefault="00C415C6" w:rsidP="006331F9">
            <w:pPr>
              <w:rPr>
                <w:rFonts w:eastAsia="Times New Roman"/>
              </w:rPr>
            </w:pPr>
          </w:p>
          <w:p w:rsidR="00C415C6" w:rsidRDefault="00C415C6" w:rsidP="006331F9">
            <w:pPr>
              <w:rPr>
                <w:rFonts w:eastAsia="Times New Roman"/>
                <w:lang w:val="en-US"/>
              </w:rPr>
            </w:pPr>
            <w:r w:rsidRPr="00641462">
              <w:rPr>
                <w:rFonts w:eastAsia="Times New Roman"/>
                <w:lang w:val="en-US"/>
              </w:rPr>
              <w:t>DECLARE</w:t>
            </w:r>
          </w:p>
          <w:p w:rsidR="00C415C6" w:rsidRPr="00641462" w:rsidRDefault="00C415C6" w:rsidP="006331F9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 timestamp;</w:t>
            </w:r>
          </w:p>
          <w:p w:rsidR="00C415C6" w:rsidRDefault="00C415C6" w:rsidP="006331F9">
            <w:pPr>
              <w:rPr>
                <w:rFonts w:eastAsia="Times New Roman"/>
                <w:lang w:val="en-US"/>
              </w:rPr>
            </w:pPr>
            <w:r w:rsidRPr="00641462">
              <w:rPr>
                <w:rFonts w:eastAsia="Times New Roman"/>
                <w:lang w:val="en-US"/>
              </w:rPr>
              <w:t>BEGIN</w:t>
            </w:r>
          </w:p>
          <w:p w:rsidR="00C415C6" w:rsidRPr="00641462" w:rsidRDefault="00C415C6" w:rsidP="006331F9">
            <w:pPr>
              <w:rPr>
                <w:rFonts w:eastAsia="Times New Roman"/>
                <w:lang w:val="en-US"/>
              </w:rPr>
            </w:pPr>
            <w:r w:rsidRPr="000C47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sysdate</w:t>
            </w:r>
            <w:proofErr w:type="spellEnd"/>
            <w:r w:rsidRPr="000C47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+ interval '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1</w:t>
            </w:r>
            <w:r w:rsidRPr="000C47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0.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00000000</w:t>
            </w:r>
            <w:r w:rsidRPr="000C47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1' second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into t</w:t>
            </w:r>
            <w:r w:rsidRPr="000C473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from dual;</w:t>
            </w:r>
          </w:p>
          <w:p w:rsidR="00C415C6" w:rsidRPr="00F307F5" w:rsidRDefault="00C415C6" w:rsidP="006331F9">
            <w:pPr>
              <w:rPr>
                <w:rFonts w:ascii="Cambria" w:eastAsia="Times New Roman" w:hAnsi="Cambria" w:cs="Times New Roman"/>
                <w:iCs/>
                <w:lang w:val="en-US" w:eastAsia="en-US" w:bidi="en-US"/>
              </w:rPr>
            </w:pPr>
            <w:r w:rsidRPr="00F307F5">
              <w:rPr>
                <w:rFonts w:ascii="Cambria" w:eastAsia="Times New Roman" w:hAnsi="Cambria" w:cs="Times New Roman"/>
                <w:iCs/>
                <w:lang w:val="en-US" w:eastAsia="en-US" w:bidi="en-US"/>
              </w:rPr>
              <w:t>DBMS_OUTPUT.PUT_LINE(</w:t>
            </w:r>
            <w:r>
              <w:rPr>
                <w:rFonts w:ascii="Cambria" w:eastAsia="Times New Roman" w:hAnsi="Cambria" w:cs="Times New Roman"/>
                <w:iCs/>
                <w:lang w:val="en-US" w:eastAsia="en-US" w:bidi="en-US"/>
              </w:rPr>
              <w:t>t</w:t>
            </w:r>
            <w:r w:rsidRPr="00F307F5">
              <w:rPr>
                <w:rFonts w:ascii="Cambria" w:eastAsia="Times New Roman" w:hAnsi="Cambria" w:cs="Times New Roman"/>
                <w:iCs/>
                <w:lang w:val="en-US" w:eastAsia="en-US" w:bidi="en-US"/>
              </w:rPr>
              <w:t>);</w:t>
            </w:r>
          </w:p>
          <w:p w:rsidR="00C415C6" w:rsidRPr="00641462" w:rsidRDefault="00C415C6" w:rsidP="006331F9">
            <w:pPr>
              <w:rPr>
                <w:rFonts w:eastAsia="Times New Roman"/>
                <w:lang w:val="en-US"/>
              </w:rPr>
            </w:pPr>
            <w:r w:rsidRPr="00641462">
              <w:rPr>
                <w:rFonts w:eastAsia="Times New Roman"/>
                <w:lang w:val="en-US"/>
              </w:rPr>
              <w:t>END;</w:t>
            </w:r>
          </w:p>
          <w:p w:rsidR="00C415C6" w:rsidRDefault="00C415C6" w:rsidP="006331F9">
            <w:pPr>
              <w:rPr>
                <w:rFonts w:ascii="Arial" w:hAnsi="Arial" w:cs="Arial"/>
                <w:bCs/>
                <w:noProof/>
                <w:sz w:val="20"/>
                <w:szCs w:val="20"/>
              </w:rPr>
            </w:pPr>
          </w:p>
        </w:tc>
      </w:tr>
      <w:tr w:rsidR="00C415C6" w:rsidRPr="00AE4761" w:rsidTr="006331F9">
        <w:tc>
          <w:tcPr>
            <w:tcW w:w="715" w:type="dxa"/>
          </w:tcPr>
          <w:p w:rsidR="00C415C6" w:rsidRPr="00735A4C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t>A, D, F</w:t>
            </w:r>
          </w:p>
        </w:tc>
        <w:tc>
          <w:tcPr>
            <w:tcW w:w="8045" w:type="dxa"/>
          </w:tcPr>
          <w:p w:rsidR="00C415C6" w:rsidRPr="00A201E3" w:rsidRDefault="00C415C6" w:rsidP="006331F9">
            <w:p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Инструкция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TRUNCATE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TABLE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-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это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инструкция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, которая необратимо удаляет все строки из таблицы без занесения в журнал удаления отдельных строк.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Эта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инструкция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 быстро удаляет все записи из таблицы, не влияя на структуру таблицы и не занимая или занимая очень мало места в журналах отката или журналах транзакций. Однако, поскольку данная операция не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журналируется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,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инструкцию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TRUNCATE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TABLE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нельзя отменить после выполнения. </w:t>
            </w:r>
          </w:p>
        </w:tc>
      </w:tr>
      <w:tr w:rsidR="00C415C6" w:rsidRPr="00AE4761" w:rsidTr="006331F9">
        <w:tc>
          <w:tcPr>
            <w:tcW w:w="715" w:type="dxa"/>
          </w:tcPr>
          <w:p w:rsidR="00C415C6" w:rsidRPr="004038AF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811" w:type="dxa"/>
          </w:tcPr>
          <w:p w:rsidR="00C415C6" w:rsidRPr="004038AF" w:rsidRDefault="00C415C6" w:rsidP="006331F9">
            <w:pPr>
              <w:pStyle w:val="aa"/>
              <w:jc w:val="both"/>
            </w:pPr>
            <w:r>
              <w:t>B</w:t>
            </w:r>
          </w:p>
        </w:tc>
        <w:tc>
          <w:tcPr>
            <w:tcW w:w="8045" w:type="dxa"/>
          </w:tcPr>
          <w:p w:rsidR="00C415C6" w:rsidRDefault="00C415C6" w:rsidP="006331F9">
            <w:pP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  <w:tr w:rsidR="00C415C6" w:rsidRPr="00D41C01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811" w:type="dxa"/>
          </w:tcPr>
          <w:p w:rsidR="00C415C6" w:rsidRPr="002D500C" w:rsidRDefault="00C415C6" w:rsidP="006331F9">
            <w:pPr>
              <w:pStyle w:val="aa"/>
              <w:jc w:val="both"/>
            </w:pPr>
            <w:r>
              <w:t>D</w:t>
            </w:r>
          </w:p>
        </w:tc>
        <w:tc>
          <w:tcPr>
            <w:tcW w:w="8045" w:type="dxa"/>
          </w:tcPr>
          <w:p w:rsidR="00C415C6" w:rsidRPr="00115113" w:rsidRDefault="00C415C6" w:rsidP="006331F9">
            <w:pPr>
              <w:pStyle w:val="HTML0"/>
              <w:shd w:val="clear" w:color="auto" w:fill="F5F5F5"/>
              <w:wordWrap w:val="0"/>
              <w:spacing w:line="300" w:lineRule="atLeast"/>
              <w:rPr>
                <w:rFonts w:ascii="Arial" w:hAnsi="Arial" w:cs="Arial"/>
                <w:color w:val="212529"/>
                <w:sz w:val="22"/>
                <w:szCs w:val="22"/>
              </w:rPr>
            </w:pPr>
            <w:r w:rsidRPr="00115113">
              <w:rPr>
                <w:rFonts w:ascii="Arial" w:hAnsi="Arial" w:cs="Arial"/>
                <w:color w:val="5F5F5F"/>
                <w:sz w:val="22"/>
                <w:szCs w:val="22"/>
                <w:shd w:val="clear" w:color="auto" w:fill="FFFFFF"/>
              </w:rPr>
              <w:t>Подзапросы реализуются в запросах, обработка которых должна выполняться за несколько шагов, и конечный результат в которых зависит от результатов выполнения какого-то дочернего запроса или подзапроса. Подзапрос, который размещается в операторе внутри конструкции </w:t>
            </w:r>
            <w:r w:rsidRPr="00115113">
              <w:rPr>
                <w:rStyle w:val="HTML"/>
                <w:rFonts w:ascii="Arial" w:hAnsi="Arial" w:cs="Arial"/>
                <w:color w:val="E83E8C"/>
                <w:sz w:val="22"/>
                <w:szCs w:val="22"/>
                <w:bdr w:val="single" w:sz="6" w:space="2" w:color="E1E1E8" w:frame="1"/>
                <w:shd w:val="clear" w:color="auto" w:fill="F7F7F9"/>
              </w:rPr>
              <w:t>WHERE</w:t>
            </w:r>
            <w:r w:rsidRPr="00115113">
              <w:rPr>
                <w:rFonts w:ascii="Arial" w:hAnsi="Arial" w:cs="Arial"/>
                <w:color w:val="5F5F5F"/>
                <w:sz w:val="22"/>
                <w:szCs w:val="22"/>
                <w:shd w:val="clear" w:color="auto" w:fill="FFFFFF"/>
              </w:rPr>
              <w:t>, называется вложенным.</w:t>
            </w:r>
            <w:r w:rsidRPr="00115113">
              <w:rPr>
                <w:rFonts w:ascii="Arial" w:hAnsi="Arial" w:cs="Arial"/>
                <w:color w:val="212529"/>
                <w:sz w:val="22"/>
                <w:szCs w:val="22"/>
              </w:rPr>
              <w:t xml:space="preserve"> </w:t>
            </w:r>
          </w:p>
          <w:p w:rsidR="00C415C6" w:rsidRPr="00115113" w:rsidRDefault="00C415C6" w:rsidP="006331F9">
            <w:pPr>
              <w:pStyle w:val="HTML0"/>
              <w:shd w:val="clear" w:color="auto" w:fill="F5F5F5"/>
              <w:wordWrap w:val="0"/>
              <w:spacing w:line="300" w:lineRule="atLeast"/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</w:pPr>
            <w:r w:rsidRPr="00115113"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  <w:t xml:space="preserve">SELECT </w:t>
            </w:r>
            <w:proofErr w:type="spellStart"/>
            <w:r w:rsidRPr="00115113"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  <w:t>emp_id</w:t>
            </w:r>
            <w:proofErr w:type="spellEnd"/>
            <w:r w:rsidRPr="00115113"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15113"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  <w:t>emp_name</w:t>
            </w:r>
            <w:proofErr w:type="spellEnd"/>
            <w:r w:rsidRPr="00115113">
              <w:rPr>
                <w:rFonts w:ascii="Arial" w:hAnsi="Arial" w:cs="Arial"/>
                <w:color w:val="212529"/>
                <w:sz w:val="22"/>
                <w:szCs w:val="22"/>
                <w:lang w:val="en-US"/>
              </w:rPr>
              <w:t>, job, manager, salary</w:t>
            </w:r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FROM</w:t>
            </w:r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 xml:space="preserve">(SELECT </w:t>
            </w:r>
            <w:proofErr w:type="spellStart"/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emp_id</w:t>
            </w:r>
            <w:proofErr w:type="spellEnd"/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 xml:space="preserve">, </w:t>
            </w:r>
            <w:proofErr w:type="spellStart"/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emp_name</w:t>
            </w:r>
            <w:proofErr w:type="spellEnd"/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, job, manager, salary,</w:t>
            </w:r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RANK() OVER</w:t>
            </w:r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 xml:space="preserve">(ORDER BY SALARY DESC NULLS LAST) AS </w:t>
            </w:r>
            <w:proofErr w:type="spellStart"/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Employee_Rank</w:t>
            </w:r>
            <w:proofErr w:type="spellEnd"/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FROM employees</w:t>
            </w:r>
          </w:p>
          <w:p w:rsidR="00C415C6" w:rsidRPr="000C387B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C387B">
              <w:rPr>
                <w:rFonts w:ascii="Arial" w:eastAsia="Times New Roman" w:hAnsi="Arial" w:cs="Arial"/>
                <w:color w:val="212529"/>
                <w:lang w:val="en-US"/>
              </w:rPr>
              <w:t>ORDER BY SALARY DESC NULLS LAST)</w:t>
            </w:r>
          </w:p>
          <w:p w:rsidR="00C415C6" w:rsidRPr="000B3DF1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0B3DF1">
              <w:rPr>
                <w:rFonts w:ascii="Arial" w:eastAsia="Times New Roman" w:hAnsi="Arial" w:cs="Arial"/>
                <w:color w:val="212529"/>
                <w:lang w:val="en-US"/>
              </w:rPr>
              <w:t xml:space="preserve">WHERE </w:t>
            </w:r>
            <w:proofErr w:type="spellStart"/>
            <w:r w:rsidRPr="000B3DF1">
              <w:rPr>
                <w:rFonts w:ascii="Arial" w:eastAsia="Times New Roman" w:hAnsi="Arial" w:cs="Arial"/>
                <w:color w:val="212529"/>
                <w:lang w:val="en-US"/>
              </w:rPr>
              <w:t>employee_Rank</w:t>
            </w:r>
            <w:proofErr w:type="spellEnd"/>
            <w:r w:rsidRPr="000B3DF1">
              <w:rPr>
                <w:rFonts w:ascii="Arial" w:eastAsia="Times New Roman" w:hAnsi="Arial" w:cs="Arial"/>
                <w:color w:val="212529"/>
                <w:lang w:val="en-US"/>
              </w:rPr>
              <w:t xml:space="preserve"> &lt; 5; </w:t>
            </w:r>
          </w:p>
          <w:p w:rsidR="00C415C6" w:rsidRPr="000B3DF1" w:rsidRDefault="00C415C6" w:rsidP="006331F9">
            <w:pPr>
              <w:rPr>
                <w:rFonts w:ascii="Arial" w:hAnsi="Arial" w:cs="Arial"/>
                <w:b/>
                <w:bCs/>
                <w:color w:val="333333"/>
                <w:shd w:val="clear" w:color="auto" w:fill="FFFFFF"/>
                <w:lang w:val="en-US"/>
              </w:rPr>
            </w:pP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SELECT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first_name</w:t>
            </w:r>
            <w:proofErr w:type="spellEnd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||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last_name</w:t>
            </w:r>
            <w:proofErr w:type="spellEnd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,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dept</w:t>
            </w:r>
            <w:proofErr w:type="spellEnd"/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 FROM employee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 WHERE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sal</w:t>
            </w:r>
            <w:proofErr w:type="spellEnd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 &gt;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 (SELECT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sal</w:t>
            </w:r>
            <w:proofErr w:type="spellEnd"/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</w:rPr>
            </w:pPr>
            <w:r w:rsidRPr="000B3DF1">
              <w:rPr>
                <w:rFonts w:ascii="Arial" w:eastAsia="Times New Roman" w:hAnsi="Arial" w:cs="Arial"/>
                <w:color w:val="212529"/>
                <w:lang w:val="en-US"/>
              </w:rPr>
              <w:t xml:space="preserve"> </w:t>
            </w:r>
            <w:r w:rsidRPr="00115113">
              <w:rPr>
                <w:rFonts w:ascii="Arial" w:eastAsia="Times New Roman" w:hAnsi="Arial" w:cs="Arial"/>
                <w:color w:val="212529"/>
              </w:rPr>
              <w:t xml:space="preserve">FROM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</w:rPr>
              <w:t>emp</w:t>
            </w:r>
            <w:proofErr w:type="spellEnd"/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</w:rPr>
            </w:pPr>
            <w:r w:rsidRPr="00115113">
              <w:rPr>
                <w:rFonts w:ascii="Arial" w:eastAsia="Times New Roman" w:hAnsi="Arial" w:cs="Arial"/>
                <w:color w:val="212529"/>
              </w:rPr>
              <w:t xml:space="preserve"> </w:t>
            </w:r>
            <w:proofErr w:type="gramStart"/>
            <w:r w:rsidRPr="00115113">
              <w:rPr>
                <w:rFonts w:ascii="Arial" w:eastAsia="Times New Roman" w:hAnsi="Arial" w:cs="Arial"/>
                <w:color w:val="212529"/>
              </w:rPr>
              <w:t xml:space="preserve">WHERE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</w:rPr>
              <w:t>empno</w:t>
            </w:r>
            <w:proofErr w:type="spellEnd"/>
            <w:r w:rsidRPr="00115113">
              <w:rPr>
                <w:rFonts w:ascii="Arial" w:eastAsia="Times New Roman" w:hAnsi="Arial" w:cs="Arial"/>
                <w:color w:val="212529"/>
              </w:rPr>
              <w:t>= 9999);</w:t>
            </w:r>
            <w:proofErr w:type="gramEnd"/>
          </w:p>
          <w:p w:rsidR="00C415C6" w:rsidRPr="00115113" w:rsidRDefault="00C415C6" w:rsidP="006331F9">
            <w:pP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</w:pPr>
          </w:p>
          <w:p w:rsidR="00C415C6" w:rsidRPr="00115113" w:rsidRDefault="00C415C6" w:rsidP="006331F9">
            <w:pP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</w:pPr>
            <w:r w:rsidRPr="00115113">
              <w:rPr>
                <w:rStyle w:val="HTML"/>
                <w:rFonts w:ascii="Arial" w:eastAsiaTheme="minorEastAsia" w:hAnsi="Arial" w:cs="Arial"/>
                <w:color w:val="E83E8C"/>
                <w:sz w:val="22"/>
                <w:szCs w:val="22"/>
                <w:bdr w:val="single" w:sz="6" w:space="2" w:color="E1E1E8" w:frame="1"/>
                <w:shd w:val="clear" w:color="auto" w:fill="F7F7F9"/>
              </w:rPr>
              <w:t>EXISTS</w:t>
            </w:r>
            <w:r w:rsidRPr="00115113">
              <w:rPr>
                <w:rFonts w:ascii="Arial" w:hAnsi="Arial" w:cs="Arial"/>
                <w:color w:val="5F5F5F"/>
                <w:shd w:val="clear" w:color="auto" w:fill="FFFFFF"/>
              </w:rPr>
              <w:t> вернет </w:t>
            </w:r>
            <w:r w:rsidRPr="00115113">
              <w:rPr>
                <w:rStyle w:val="HTML"/>
                <w:rFonts w:ascii="Arial" w:eastAsiaTheme="minorEastAsia" w:hAnsi="Arial" w:cs="Arial"/>
                <w:color w:val="E83E8C"/>
                <w:sz w:val="22"/>
                <w:szCs w:val="22"/>
                <w:bdr w:val="single" w:sz="6" w:space="2" w:color="E1E1E8" w:frame="1"/>
                <w:shd w:val="clear" w:color="auto" w:fill="F7F7F9"/>
              </w:rPr>
              <w:t>TRUE</w:t>
            </w:r>
            <w:r w:rsidRPr="00115113">
              <w:rPr>
                <w:rFonts w:ascii="Arial" w:hAnsi="Arial" w:cs="Arial"/>
                <w:color w:val="5F5F5F"/>
                <w:shd w:val="clear" w:color="auto" w:fill="FFFFFF"/>
              </w:rPr>
              <w:t> в случае извлечения подзапросом хотя бы одной строки: 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SELECT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department_id</w:t>
            </w:r>
            <w:proofErr w:type="spellEnd"/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lastRenderedPageBreak/>
              <w:t>FROM departments d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WHERE EXISTS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(SELECT * FROM employees e</w:t>
            </w:r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WHERE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d.department_id</w:t>
            </w:r>
            <w:proofErr w:type="spellEnd"/>
          </w:p>
          <w:p w:rsidR="00C415C6" w:rsidRPr="00115113" w:rsidRDefault="00C415C6" w:rsidP="006331F9">
            <w:pP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Arial" w:eastAsia="Times New Roman" w:hAnsi="Arial" w:cs="Arial"/>
                <w:color w:val="212529"/>
                <w:lang w:val="en-US"/>
              </w:rPr>
            </w:pPr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 xml:space="preserve">= </w:t>
            </w:r>
            <w:proofErr w:type="spellStart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e.department_id</w:t>
            </w:r>
            <w:proofErr w:type="spellEnd"/>
            <w:r w:rsidRPr="00115113">
              <w:rPr>
                <w:rFonts w:ascii="Arial" w:eastAsia="Times New Roman" w:hAnsi="Arial" w:cs="Arial"/>
                <w:color w:val="212529"/>
                <w:lang w:val="en-US"/>
              </w:rPr>
              <w:t>);</w:t>
            </w:r>
          </w:p>
          <w:p w:rsidR="00C415C6" w:rsidRPr="00115113" w:rsidRDefault="00C415C6" w:rsidP="006331F9">
            <w:pP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C415C6" w:rsidRPr="00AE4761" w:rsidTr="006331F9">
        <w:tc>
          <w:tcPr>
            <w:tcW w:w="715" w:type="dxa"/>
          </w:tcPr>
          <w:p w:rsidR="00C415C6" w:rsidRPr="00326E8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10 </w:t>
            </w: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</w:pPr>
            <w:r>
              <w:t>B</w:t>
            </w:r>
          </w:p>
        </w:tc>
        <w:tc>
          <w:tcPr>
            <w:tcW w:w="8045" w:type="dxa"/>
          </w:tcPr>
          <w:p w:rsidR="00C415C6" w:rsidRDefault="00C415C6" w:rsidP="006331F9">
            <w:pP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Когда Вы определяете таблицу, можно указать, что столбцу нужно задать значение по умолчанию при использовании </w:t>
            </w:r>
            <w:r>
              <w:rPr>
                <w:rStyle w:val="a3"/>
                <w:rFonts w:ascii="Arial" w:hAnsi="Arial" w:cs="Arial"/>
                <w:shd w:val="clear" w:color="auto" w:fill="FFFFFF"/>
              </w:rPr>
              <w:t>опции DEFAULT</w:t>
            </w:r>
            <w:r>
              <w:rPr>
                <w:rFonts w:ascii="Arial" w:hAnsi="Arial" w:cs="Arial"/>
                <w:shd w:val="clear" w:color="auto" w:fill="FFFFFF"/>
              </w:rPr>
              <w:t xml:space="preserve">. Эта опция препятствует тому, чтобы значения </w:t>
            </w:r>
            <w:proofErr w:type="spellStart"/>
            <w:r>
              <w:rPr>
                <w:rFonts w:ascii="Arial" w:hAnsi="Arial" w:cs="Arial"/>
                <w:shd w:val="clear" w:color="auto" w:fill="FFFFFF"/>
              </w:rPr>
              <w:t>null</w:t>
            </w:r>
            <w:proofErr w:type="spellEnd"/>
            <w:r>
              <w:rPr>
                <w:rFonts w:ascii="Arial" w:hAnsi="Arial" w:cs="Arial"/>
                <w:shd w:val="clear" w:color="auto" w:fill="FFFFFF"/>
              </w:rPr>
              <w:t xml:space="preserve"> вводились в столбец, когда строка вставляется без значения для столбца. Значение по умолчанию может быть литералом, выражением или функцией SQL (такой как </w:t>
            </w:r>
            <w:r>
              <w:rPr>
                <w:rStyle w:val="HTML"/>
                <w:rFonts w:eastAsiaTheme="minorEastAsia"/>
                <w:sz w:val="24"/>
                <w:szCs w:val="24"/>
                <w:shd w:val="clear" w:color="auto" w:fill="FFFFFF"/>
              </w:rPr>
              <w:t>SYSDATE</w:t>
            </w:r>
            <w:r>
              <w:rPr>
                <w:rFonts w:ascii="Arial" w:hAnsi="Arial" w:cs="Arial"/>
                <w:shd w:val="clear" w:color="auto" w:fill="FFFFFF"/>
              </w:rPr>
              <w:t> или </w:t>
            </w:r>
            <w:r>
              <w:rPr>
                <w:rStyle w:val="HTML"/>
                <w:rFonts w:eastAsiaTheme="minorEastAsia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/>
                <w:shd w:val="clear" w:color="auto" w:fill="FFFFFF"/>
              </w:rPr>
              <w:t xml:space="preserve">), но значение не может быть именем другого столбца или </w:t>
            </w:r>
            <w:proofErr w:type="spellStart"/>
            <w:r>
              <w:rPr>
                <w:rFonts w:ascii="Arial" w:hAnsi="Arial" w:cs="Arial"/>
                <w:shd w:val="clear" w:color="auto" w:fill="FFFFFF"/>
              </w:rPr>
              <w:t>псевдостолбца</w:t>
            </w:r>
            <w:proofErr w:type="spellEnd"/>
            <w:r>
              <w:rPr>
                <w:rFonts w:ascii="Arial" w:hAnsi="Arial" w:cs="Arial"/>
                <w:shd w:val="clear" w:color="auto" w:fill="FFFFFF"/>
              </w:rPr>
              <w:t xml:space="preserve"> (таким как </w:t>
            </w:r>
            <w:r>
              <w:rPr>
                <w:rStyle w:val="HTML"/>
                <w:rFonts w:eastAsiaTheme="minorEastAsia"/>
                <w:sz w:val="24"/>
                <w:szCs w:val="24"/>
                <w:shd w:val="clear" w:color="auto" w:fill="FFFFFF"/>
              </w:rPr>
              <w:t>NEXTVAL</w:t>
            </w:r>
            <w:r>
              <w:rPr>
                <w:rFonts w:ascii="Arial" w:hAnsi="Arial" w:cs="Arial"/>
                <w:shd w:val="clear" w:color="auto" w:fill="FFFFFF"/>
              </w:rPr>
              <w:t> или </w:t>
            </w:r>
            <w:r>
              <w:rPr>
                <w:rStyle w:val="HTML"/>
                <w:rFonts w:eastAsiaTheme="minorEastAsia"/>
                <w:sz w:val="24"/>
                <w:szCs w:val="24"/>
                <w:shd w:val="clear" w:color="auto" w:fill="FFFFFF"/>
              </w:rPr>
              <w:t>CURRVAL</w:t>
            </w:r>
            <w:r>
              <w:rPr>
                <w:rFonts w:ascii="Arial" w:hAnsi="Arial" w:cs="Arial"/>
                <w:shd w:val="clear" w:color="auto" w:fill="FFFFFF"/>
              </w:rPr>
              <w:t>). Выражение по умолчанию должно соответствовать типу данных столбца.</w:t>
            </w:r>
          </w:p>
        </w:tc>
      </w:tr>
      <w:tr w:rsidR="00C415C6" w:rsidRPr="00AE4761" w:rsidTr="006331F9">
        <w:tc>
          <w:tcPr>
            <w:tcW w:w="715" w:type="dxa"/>
          </w:tcPr>
          <w:p w:rsidR="00C415C6" w:rsidRDefault="00C415C6" w:rsidP="006331F9">
            <w:pPr>
              <w:pStyle w:val="aa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11" w:type="dxa"/>
          </w:tcPr>
          <w:p w:rsidR="00C415C6" w:rsidRDefault="00C415C6" w:rsidP="006331F9">
            <w:pPr>
              <w:pStyle w:val="aa"/>
              <w:jc w:val="both"/>
            </w:pPr>
          </w:p>
        </w:tc>
        <w:tc>
          <w:tcPr>
            <w:tcW w:w="8045" w:type="dxa"/>
          </w:tcPr>
          <w:p w:rsidR="00C415C6" w:rsidRDefault="00C415C6" w:rsidP="006331F9">
            <w:pP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:rsidR="00C415C6" w:rsidRPr="00A201E3" w:rsidRDefault="00C415C6" w:rsidP="00C415C6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C415C6" w:rsidRPr="00C504E3" w:rsidRDefault="00C415C6" w:rsidP="00C415C6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5A4C">
        <w:rPr>
          <w:rFonts w:ascii="Times New Roman" w:hAnsi="Times New Roman"/>
          <w:sz w:val="28"/>
          <w:szCs w:val="28"/>
        </w:rPr>
        <w:t>https</w:t>
      </w:r>
      <w:r w:rsidRPr="00C504E3">
        <w:rPr>
          <w:rFonts w:ascii="Times New Roman" w:hAnsi="Times New Roman"/>
          <w:sz w:val="28"/>
          <w:szCs w:val="28"/>
          <w:lang w:val="ru-RU"/>
        </w:rPr>
        <w:t>://</w:t>
      </w:r>
      <w:r w:rsidRPr="00735A4C">
        <w:rPr>
          <w:rFonts w:ascii="Times New Roman" w:hAnsi="Times New Roman"/>
          <w:sz w:val="28"/>
          <w:szCs w:val="28"/>
        </w:rPr>
        <w:t>oracle</w:t>
      </w:r>
      <w:r w:rsidRPr="00C504E3"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 w:rsidRPr="00735A4C">
        <w:rPr>
          <w:rFonts w:ascii="Times New Roman" w:hAnsi="Times New Roman"/>
          <w:sz w:val="28"/>
          <w:szCs w:val="28"/>
        </w:rPr>
        <w:t>dba</w:t>
      </w:r>
      <w:proofErr w:type="spellEnd"/>
      <w:r w:rsidRPr="00C504E3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Pr="00735A4C">
        <w:rPr>
          <w:rFonts w:ascii="Times New Roman" w:hAnsi="Times New Roman"/>
          <w:sz w:val="28"/>
          <w:szCs w:val="28"/>
        </w:rPr>
        <w:t>ru</w:t>
      </w:r>
      <w:proofErr w:type="spellEnd"/>
      <w:r w:rsidRPr="00C504E3">
        <w:rPr>
          <w:rFonts w:ascii="Times New Roman" w:hAnsi="Times New Roman"/>
          <w:sz w:val="28"/>
          <w:szCs w:val="28"/>
          <w:lang w:val="ru-RU"/>
        </w:rPr>
        <w:t>/</w:t>
      </w:r>
      <w:r w:rsidRPr="00735A4C">
        <w:rPr>
          <w:rFonts w:ascii="Times New Roman" w:hAnsi="Times New Roman"/>
          <w:sz w:val="28"/>
          <w:szCs w:val="28"/>
        </w:rPr>
        <w:t>database</w:t>
      </w:r>
      <w:r w:rsidRPr="00C504E3">
        <w:rPr>
          <w:rFonts w:ascii="Times New Roman" w:hAnsi="Times New Roman"/>
          <w:sz w:val="28"/>
          <w:szCs w:val="28"/>
          <w:lang w:val="ru-RU"/>
        </w:rPr>
        <w:t>/</w:t>
      </w:r>
      <w:r w:rsidRPr="00735A4C">
        <w:rPr>
          <w:rFonts w:ascii="Times New Roman" w:hAnsi="Times New Roman"/>
          <w:sz w:val="28"/>
          <w:szCs w:val="28"/>
        </w:rPr>
        <w:t>certification</w:t>
      </w:r>
      <w:r w:rsidRPr="00C504E3">
        <w:rPr>
          <w:rFonts w:ascii="Times New Roman" w:hAnsi="Times New Roman"/>
          <w:sz w:val="28"/>
          <w:szCs w:val="28"/>
          <w:lang w:val="ru-RU"/>
        </w:rPr>
        <w:t>/</w:t>
      </w:r>
    </w:p>
    <w:p w:rsidR="000B3DF1" w:rsidRDefault="000B3DF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p w:rsidR="00C415C6" w:rsidRDefault="00C415C6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p w:rsidR="006331F9" w:rsidRPr="006331F9" w:rsidRDefault="006331F9" w:rsidP="006331F9">
      <w:pPr>
        <w:shd w:val="clear" w:color="auto" w:fill="FFFFFF"/>
        <w:spacing w:after="6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</w:rPr>
      </w:pPr>
      <w:r w:rsidRPr="006331F9">
        <w:rPr>
          <w:rFonts w:ascii="Arial" w:eastAsia="Times New Roman" w:hAnsi="Arial" w:cs="Arial"/>
          <w:color w:val="333333"/>
          <w:kern w:val="36"/>
          <w:sz w:val="48"/>
          <w:szCs w:val="48"/>
        </w:rPr>
        <w:t>Топ-65 вопросов по SQL с собеседований, к которым вы должны подготовиться в 2019 году. Часть I</w:t>
      </w:r>
    </w:p>
    <w:p w:rsidR="006331F9" w:rsidRPr="006331F9" w:rsidRDefault="00D41C01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973"/>
          <w:sz w:val="27"/>
          <w:szCs w:val="27"/>
        </w:rPr>
      </w:pPr>
      <w:hyperlink r:id="rId11" w:history="1"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>Блог компании OTUS</w:t>
        </w:r>
      </w:hyperlink>
      <w:hyperlink r:id="rId12" w:history="1"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>SQL</w:t>
        </w:r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</w:rPr>
          <w:t>*</w:t>
        </w:r>
        <w:proofErr w:type="spellStart"/>
      </w:hyperlink>
      <w:hyperlink r:id="rId13" w:history="1"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>Microsoft</w:t>
        </w:r>
        <w:proofErr w:type="spellEnd"/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 xml:space="preserve"> SQL </w:t>
        </w:r>
        <w:proofErr w:type="spellStart"/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>Server</w:t>
        </w:r>
        <w:proofErr w:type="spellEnd"/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</w:rPr>
          <w:t>*</w:t>
        </w:r>
      </w:hyperlink>
      <w:hyperlink r:id="rId14" w:history="1">
        <w:r w:rsidR="006331F9" w:rsidRPr="006331F9">
          <w:rPr>
            <w:rFonts w:ascii="Arial" w:eastAsia="Times New Roman" w:hAnsi="Arial" w:cs="Arial"/>
            <w:color w:val="5E6973"/>
            <w:sz w:val="27"/>
            <w:szCs w:val="27"/>
            <w:u w:val="single"/>
          </w:rPr>
          <w:t>Интервью</w:t>
        </w:r>
      </w:hyperlink>
    </w:p>
    <w:p w:rsidR="006331F9" w:rsidRPr="006331F9" w:rsidRDefault="006331F9" w:rsidP="006331F9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331F9">
        <w:rPr>
          <w:rFonts w:ascii="Arial" w:eastAsia="Times New Roman" w:hAnsi="Arial" w:cs="Arial"/>
          <w:color w:val="6667A3"/>
          <w:sz w:val="27"/>
          <w:szCs w:val="27"/>
        </w:rPr>
        <w:t>Перевод</w:t>
      </w:r>
    </w:p>
    <w:p w:rsidR="006331F9" w:rsidRPr="006331F9" w:rsidRDefault="00D41C01" w:rsidP="006331F9">
      <w:pPr>
        <w:shd w:val="clear" w:color="auto" w:fill="F5F3F8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hyperlink r:id="rId15" w:tgtFrame="_blank" w:history="1">
        <w:r w:rsidR="006331F9" w:rsidRPr="006331F9">
          <w:rPr>
            <w:rFonts w:ascii="Arial" w:eastAsia="Times New Roman" w:hAnsi="Arial" w:cs="Arial"/>
            <w:color w:val="6864A3"/>
            <w:sz w:val="24"/>
            <w:szCs w:val="24"/>
            <w:u w:val="single"/>
          </w:rPr>
          <w:t>Автор оригинала: </w:t>
        </w:r>
        <w:proofErr w:type="spellStart"/>
        <w:r w:rsidR="006331F9" w:rsidRPr="006331F9">
          <w:rPr>
            <w:rFonts w:ascii="Arial" w:eastAsia="Times New Roman" w:hAnsi="Arial" w:cs="Arial"/>
            <w:color w:val="6864A3"/>
            <w:sz w:val="24"/>
            <w:szCs w:val="24"/>
          </w:rPr>
          <w:t>Aayushi</w:t>
        </w:r>
        <w:proofErr w:type="spellEnd"/>
        <w:r w:rsidR="006331F9" w:rsidRPr="006331F9">
          <w:rPr>
            <w:rFonts w:ascii="Arial" w:eastAsia="Times New Roman" w:hAnsi="Arial" w:cs="Arial"/>
            <w:color w:val="6864A3"/>
            <w:sz w:val="24"/>
            <w:szCs w:val="24"/>
          </w:rPr>
          <w:t xml:space="preserve"> </w:t>
        </w:r>
        <w:proofErr w:type="spellStart"/>
        <w:r w:rsidR="006331F9" w:rsidRPr="006331F9">
          <w:rPr>
            <w:rFonts w:ascii="Arial" w:eastAsia="Times New Roman" w:hAnsi="Arial" w:cs="Arial"/>
            <w:color w:val="6864A3"/>
            <w:sz w:val="24"/>
            <w:szCs w:val="24"/>
          </w:rPr>
          <w:t>Johari</w:t>
        </w:r>
        <w:proofErr w:type="spellEnd"/>
      </w:hyperlink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noProof/>
          <w:color w:val="111111"/>
          <w:sz w:val="27"/>
          <w:szCs w:val="27"/>
        </w:rPr>
        <w:lastRenderedPageBreak/>
        <w:drawing>
          <wp:inline distT="0" distB="0" distL="0" distR="0" wp14:anchorId="4E85E39C" wp14:editId="0179AE5E">
            <wp:extent cx="9523730" cy="6668135"/>
            <wp:effectExtent l="0" t="0" r="1270" b="0"/>
            <wp:docPr id="1" name="Рисунок 1" descr="https://habrastorage.org/r/w1560/webt/dr/8f/2z/dr8f2zdaxghyqmenqaxyv8cmi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dr/8f/2z/dr8f2zdaxghyqmenqaxyv8cmil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373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Перевод статьи подготовлен для студентов курса </w:t>
      </w:r>
      <w:hyperlink r:id="rId17" w:history="1">
        <w:r w:rsidRPr="006331F9">
          <w:rPr>
            <w:rFonts w:ascii="Arial" w:eastAsia="Times New Roman" w:hAnsi="Arial" w:cs="Arial"/>
            <w:i/>
            <w:iCs/>
            <w:color w:val="548EAA"/>
            <w:sz w:val="27"/>
            <w:szCs w:val="27"/>
            <w:u w:val="single"/>
          </w:rPr>
          <w:t xml:space="preserve">«MS SQL </w:t>
        </w:r>
        <w:proofErr w:type="spellStart"/>
        <w:r w:rsidRPr="006331F9">
          <w:rPr>
            <w:rFonts w:ascii="Arial" w:eastAsia="Times New Roman" w:hAnsi="Arial" w:cs="Arial"/>
            <w:i/>
            <w:iCs/>
            <w:color w:val="548EAA"/>
            <w:sz w:val="27"/>
            <w:szCs w:val="27"/>
            <w:u w:val="single"/>
          </w:rPr>
          <w:t>Server</w:t>
        </w:r>
        <w:proofErr w:type="spellEnd"/>
        <w:r w:rsidRPr="006331F9">
          <w:rPr>
            <w:rFonts w:ascii="Arial" w:eastAsia="Times New Roman" w:hAnsi="Arial" w:cs="Arial"/>
            <w:i/>
            <w:iCs/>
            <w:color w:val="548EAA"/>
            <w:sz w:val="27"/>
            <w:szCs w:val="27"/>
            <w:u w:val="single"/>
          </w:rPr>
          <w:t xml:space="preserve"> разработчик»</w:t>
        </w:r>
      </w:hyperlink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</w:p>
    <w:p w:rsidR="006331F9" w:rsidRPr="006331F9" w:rsidRDefault="00D41C01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>
        <w:rPr>
          <w:rFonts w:ascii="Arial" w:eastAsia="Times New Roman" w:hAnsi="Arial" w:cs="Arial"/>
          <w:color w:val="111111"/>
          <w:sz w:val="27"/>
          <w:szCs w:val="27"/>
        </w:rPr>
        <w:pict>
          <v:rect id="_x0000_i1025" style="width:0;height:0" o:hralign="center" o:hrstd="t" o:hr="t" fillcolor="#a0a0a0" stroked="f"/>
        </w:pic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Реляционные базы данных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являются одними из наиболее часто используемых баз данных по сей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день, и поэтому </w:t>
      </w:r>
      <w:hyperlink r:id="rId18" w:history="1">
        <w:r w:rsidRPr="006331F9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навыки работы с SQL</w:t>
        </w:r>
      </w:hyperlink>
      <w:r w:rsidRPr="006331F9">
        <w:rPr>
          <w:rFonts w:ascii="Arial" w:eastAsia="Times New Roman" w:hAnsi="Arial" w:cs="Arial"/>
          <w:color w:val="111111"/>
          <w:sz w:val="27"/>
          <w:szCs w:val="27"/>
        </w:rPr>
        <w:t> для большинства должностей являются обязательными. В этой статье с вопросами по SQL с собеседований я познакомлю вас с наиболее часто задаваемыми вопросами по SQL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Structured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Query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t>Language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— язык структурированных запросов). Эта статья является идеальным руководством для изучения всех концепций, связанных с SQL,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Oracle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, MS SQL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Server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 базой данных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.</w:t>
      </w:r>
      <w:bookmarkStart w:id="0" w:name="habracut"/>
      <w:bookmarkEnd w:id="0"/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Наша статья с вопросами по SQL — универсальный ресурс, с помощью которого вы можете ускорить подготовку к собеседованию. Она состоит из набора из </w:t>
      </w: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65 самых распространенных вопросов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, которые интервьюер может задать во время собеседования. Оно обычно начинается с базовых вопросов по SQL, а затем переходит к более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сложным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на основе обсуждения и ваших ответов. Эти вопросы по SQL с собеседований помогут вам извлечь максимальную выгоду на различных уровнях понимания.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  <w:t>Давайте начнем!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</w:rPr>
      </w:pPr>
      <w:r w:rsidRPr="006331F9">
        <w:rPr>
          <w:rFonts w:ascii="Arial" w:eastAsia="Times New Roman" w:hAnsi="Arial" w:cs="Arial"/>
          <w:color w:val="111111"/>
          <w:kern w:val="36"/>
          <w:sz w:val="48"/>
          <w:szCs w:val="48"/>
        </w:rPr>
        <w:t>Вопросы по SQL с собеседований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1. В чем разница между операторами DELETE и TRUNCATE?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</w:p>
    <w:tbl>
      <w:tblPr>
        <w:tblW w:w="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5"/>
        <w:gridCol w:w="6680"/>
      </w:tblGrid>
      <w:tr w:rsidR="006331F9" w:rsidRPr="006331F9" w:rsidTr="006331F9">
        <w:trPr>
          <w:tblHeader/>
        </w:trPr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TRUNCATE</w:t>
            </w:r>
          </w:p>
        </w:tc>
      </w:tr>
      <w:tr w:rsidR="006331F9" w:rsidRPr="006331F9" w:rsidTr="006331F9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Используется для удаления строки в таблице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Используется для удаления всех строк из таблицы</w:t>
            </w:r>
          </w:p>
        </w:tc>
      </w:tr>
      <w:tr w:rsidR="006331F9" w:rsidRPr="006331F9" w:rsidTr="006331F9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Вы можете восстановить данные после удаления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 не можете восстановить данные (прим. перевод.: операции </w:t>
            </w:r>
            <w:proofErr w:type="spellStart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логируются</w:t>
            </w:r>
            <w:proofErr w:type="spellEnd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по разному</w:t>
            </w:r>
            <w:proofErr w:type="gramEnd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но в SQL </w:t>
            </w:r>
            <w:proofErr w:type="spellStart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есть возможность сделать откат) транзакции)</w:t>
            </w:r>
          </w:p>
        </w:tc>
      </w:tr>
      <w:tr w:rsidR="006331F9" w:rsidRPr="006331F9" w:rsidTr="006331F9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DML-команда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DDL-команда</w:t>
            </w:r>
          </w:p>
        </w:tc>
      </w:tr>
      <w:tr w:rsidR="006331F9" w:rsidRPr="006331F9" w:rsidTr="006331F9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Медленнее, чем оператор TRUNCATE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331F9" w:rsidRPr="006331F9" w:rsidRDefault="006331F9" w:rsidP="006331F9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31F9">
              <w:rPr>
                <w:rFonts w:ascii="Times New Roman" w:eastAsia="Times New Roman" w:hAnsi="Times New Roman" w:cs="Times New Roman"/>
                <w:sz w:val="24"/>
                <w:szCs w:val="24"/>
              </w:rPr>
              <w:t>Быстрее</w:t>
            </w:r>
          </w:p>
        </w:tc>
      </w:tr>
    </w:tbl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№ Вопрос 2. Из каких подмножеств состоит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2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DDL (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Data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Definition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Language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, язык описания данных)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— позволяет выполнять различные операции с базой данных, такие как CREATE (создание), ALTER (изменение) и DROP (удаление объектов).</w:t>
      </w:r>
    </w:p>
    <w:p w:rsidR="006331F9" w:rsidRPr="006331F9" w:rsidRDefault="006331F9" w:rsidP="006331F9">
      <w:pPr>
        <w:numPr>
          <w:ilvl w:val="0"/>
          <w:numId w:val="2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DML (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Data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Manipulation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Language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, язык управления данными)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— позволяет получать доступ к данным и манипулировать ими, например, вставлять, обновлять, удалять и извлекать данные из базы данных.</w:t>
      </w:r>
    </w:p>
    <w:p w:rsidR="006331F9" w:rsidRPr="006331F9" w:rsidRDefault="006331F9" w:rsidP="006331F9">
      <w:pPr>
        <w:numPr>
          <w:ilvl w:val="0"/>
          <w:numId w:val="22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DCL (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Data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Control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Language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, язык контролирования данных)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— позволяет контролировать доступ к базе данных. Пример — GRANT (предоставить права), REVOKE (отозвать права).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3. Что подразумевается под СУБД? Какие существуют типы СУБД?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База данных — структурированная коллекция данных. Система управления базами данных (СУБД) — программное обеспечение, которое взаимодействует с пользователем, приложениями и самой базой данных для сбора и анализа данных. СУБД позволяет пользователю взаимодействовать с базой данных. Данные, хранящиеся в базе данных, могут быть изменены, извлечены и удалены. Они могут быть любых типов, таких как строки, числа, изображения и т. д.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Существует два типа СУБД: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3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Реляционная система управления базами данных: данные хранятся в отношениях (таблицах). Пример —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.</w:t>
      </w:r>
    </w:p>
    <w:p w:rsidR="006331F9" w:rsidRPr="006331F9" w:rsidRDefault="006331F9" w:rsidP="006331F9">
      <w:pPr>
        <w:numPr>
          <w:ilvl w:val="0"/>
          <w:numId w:val="2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Нереляционная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система управления базами данных: не существует понятия отношений, кортежей и атрибутов. Пример —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Mongo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4. Что подразумевается под таблицей и полем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Таблица — организованный набор данных в виде строк и столбцов. Поле — это столбцы в таблице. Например</w:t>
      </w:r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:</w:t>
      </w:r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br/>
      </w: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Таблица</w:t>
      </w: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  <w:lang w:val="en-US"/>
        </w:rPr>
        <w:t>:</w:t>
      </w:r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 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Student_Information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br/>
      </w: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Поле</w:t>
      </w: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  <w:lang w:val="en-US"/>
        </w:rPr>
        <w:t>:</w:t>
      </w:r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 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Stu_Id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 xml:space="preserve">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Stu_Name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 xml:space="preserve">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t>Stu_Marks</w:t>
      </w:r>
      <w:proofErr w:type="spellEnd"/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  <w:lang w:val="en-US"/>
        </w:rPr>
        <w:lastRenderedPageBreak/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5. Что такое соединения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Для соединения строк из двух или более таблиц на основе связанного между ними столбца используется оператор JOIN. Он используется для объединения двух таблиц или получения данных оттуда. В SQL есть 4 типа соединения, а именно: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4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Inner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(Внутреннее соединение)</w:t>
      </w:r>
    </w:p>
    <w:p w:rsidR="006331F9" w:rsidRPr="006331F9" w:rsidRDefault="006331F9" w:rsidP="006331F9">
      <w:pPr>
        <w:numPr>
          <w:ilvl w:val="0"/>
          <w:numId w:val="2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Right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(Правое соединение)</w:t>
      </w:r>
    </w:p>
    <w:p w:rsidR="006331F9" w:rsidRPr="006331F9" w:rsidRDefault="006331F9" w:rsidP="006331F9">
      <w:pPr>
        <w:numPr>
          <w:ilvl w:val="0"/>
          <w:numId w:val="2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Left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(Левое соединение)</w:t>
      </w:r>
    </w:p>
    <w:p w:rsidR="006331F9" w:rsidRPr="006331F9" w:rsidRDefault="006331F9" w:rsidP="006331F9">
      <w:pPr>
        <w:numPr>
          <w:ilvl w:val="0"/>
          <w:numId w:val="24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Full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(Полное соединение)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6. В чем разница между типом данных CHAR и VARCHAR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И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, и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Varchar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служат символьными типами данных, но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varchar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используется для строк символов переменной длины, тогда как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используется для строк фиксированной длины. Например,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(10) может хранить только 10 символов и не сможет хранить строку любой другой длины, тогда как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varchar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(10) может хранить строку любой длины до 10, т.е. например 6, 8 или 2.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7. Что такое первичный ключ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Primary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key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noProof/>
          <w:color w:val="111111"/>
          <w:sz w:val="27"/>
          <w:szCs w:val="27"/>
        </w:rPr>
        <w:drawing>
          <wp:inline distT="0" distB="0" distL="0" distR="0" wp14:anchorId="20FF5D3C" wp14:editId="7FA890BF">
            <wp:extent cx="3019425" cy="2165350"/>
            <wp:effectExtent l="0" t="0" r="9525" b="6350"/>
            <wp:docPr id="2" name="Рисунок 2" descr="https://habrastorage.org/r/w1560/webt/ey/iv/fi/eyivfi6l-lgnirwr4psh7t0q-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ey/iv/fi/eyivfi6l-lgnirwr4psh7t0q-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5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Первичный ключ — столбец или набор столбцов, которые однозначно идентифицируют каждую строку в таблице.</w:t>
      </w:r>
    </w:p>
    <w:p w:rsidR="006331F9" w:rsidRPr="006331F9" w:rsidRDefault="006331F9" w:rsidP="006331F9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t>Однозначно идентифицирует одну строку в таблице</w:t>
      </w:r>
    </w:p>
    <w:p w:rsidR="006331F9" w:rsidRPr="006331F9" w:rsidRDefault="006331F9" w:rsidP="006331F9">
      <w:pPr>
        <w:numPr>
          <w:ilvl w:val="0"/>
          <w:numId w:val="25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Нулевые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Null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 значения не допускаются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_Пример: в таблице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Student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Stu</w:t>
      </w: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ID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является первичным ключом.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8. Что такое ограничения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Constraints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Ограничения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constraints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 используются для указания ограничения на тип данных таблицы. Они могут быть указаны при создании или изменении таблицы. Пример ограничений: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NOT NULL</w:t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CHECK</w:t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DEFAULT</w:t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UNIQUE</w:t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PRIMARY KEY</w:t>
      </w:r>
    </w:p>
    <w:p w:rsidR="006331F9" w:rsidRPr="006331F9" w:rsidRDefault="006331F9" w:rsidP="006331F9">
      <w:pPr>
        <w:numPr>
          <w:ilvl w:val="0"/>
          <w:numId w:val="26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FOREIGN KEY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Вопрос 9. В чем разница между SQL и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SQL — стандартный язык структурированных запросов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Structured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Query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Language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) на основе английского языка, тогда как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— система управления базами данных. SQL — язык реляционной базы данных, который используется для доступа и управления данными,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— реляционная СУБД (система управления базами данных), также как и SQL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Server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,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Informix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 т. д.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10. Что такое уникальный ключ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Unique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key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7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Однозначно идентифицирует одну строку в таблице.</w:t>
      </w:r>
    </w:p>
    <w:p w:rsidR="006331F9" w:rsidRPr="006331F9" w:rsidRDefault="006331F9" w:rsidP="006331F9">
      <w:pPr>
        <w:numPr>
          <w:ilvl w:val="0"/>
          <w:numId w:val="27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Допустимо множество уникальных ключей в одной таблице.</w:t>
      </w:r>
    </w:p>
    <w:p w:rsidR="006331F9" w:rsidRPr="006331F9" w:rsidRDefault="006331F9" w:rsidP="006331F9">
      <w:pPr>
        <w:numPr>
          <w:ilvl w:val="0"/>
          <w:numId w:val="27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Допустимы NULL-значения (</w:t>
      </w: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прим. перевод.: зависит от СУБД, в SQL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Server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значение NULL может быть добавлено только один раз в поле с UNIQUE KEY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).</w:t>
      </w:r>
      <w:proofErr w:type="gramEnd"/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11. Что такое внешний ключ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Foreign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key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br/>
      </w:r>
    </w:p>
    <w:p w:rsidR="006331F9" w:rsidRPr="006331F9" w:rsidRDefault="006331F9" w:rsidP="006331F9">
      <w:pPr>
        <w:numPr>
          <w:ilvl w:val="0"/>
          <w:numId w:val="28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Внешний ключ поддерживает ссылочную целостность, обеспечивая связь между данными в двух таблицах.</w:t>
      </w:r>
    </w:p>
    <w:p w:rsidR="006331F9" w:rsidRPr="006331F9" w:rsidRDefault="006331F9" w:rsidP="006331F9">
      <w:pPr>
        <w:numPr>
          <w:ilvl w:val="0"/>
          <w:numId w:val="28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Внешний ключ в дочерней таблице ссылается на первичный ключ в родительской таблице.</w:t>
      </w:r>
    </w:p>
    <w:p w:rsidR="006331F9" w:rsidRPr="006331F9" w:rsidRDefault="006331F9" w:rsidP="006331F9">
      <w:pPr>
        <w:numPr>
          <w:ilvl w:val="0"/>
          <w:numId w:val="28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Ограничение внешнего ключа предотвращает действия, которые разрушают связи между дочерней и родительской таблицами.</w:t>
      </w:r>
      <w:proofErr w:type="gramEnd"/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12. Что подразумевается под целостностью данных?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Целостность данных определяет точность, а также согласованность данных, хранящихся в базе данных. Она также определяет ограничения целостности для обеспечения соблюдения бизнес-правил для данных, когда они вводятся в приложение или базу данных.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Вопрос 13. В чем разница между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кластеризованным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и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некластеризованным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индексами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29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Различия между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кластеризованным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некластеризованным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индексами в SQL: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  <w:t xml:space="preserve">Кластерный индекс используется для простого и быстрого извлечения данных из базы данных, тогда как чтение из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некластеризованного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индекса происходит относительно медленнее.</w:t>
      </w:r>
    </w:p>
    <w:p w:rsidR="006331F9" w:rsidRPr="006331F9" w:rsidRDefault="006331F9" w:rsidP="006331F9">
      <w:pPr>
        <w:numPr>
          <w:ilvl w:val="0"/>
          <w:numId w:val="29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Кластеризованный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 изменяет способ хранения записей в базе данных — он сортирует строки по столбцу, который установлен как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кластеризованный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индекс, тогда как в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некластеризованном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индексе он не меняет способ хранения, но создает отдельный объект внутри таблицы, который указывает на исходные строки таблицы при поиске.</w:t>
      </w:r>
    </w:p>
    <w:p w:rsidR="006331F9" w:rsidRPr="006331F9" w:rsidRDefault="006331F9" w:rsidP="006331F9">
      <w:pPr>
        <w:numPr>
          <w:ilvl w:val="0"/>
          <w:numId w:val="29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Одна таблица может иметь только один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кластеризованный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индекс, тогда как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некластеризованных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у нее может быть много.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14. Напишите SQL-запрос для отображения текущей даты.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В SQL есть встроенная функция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GetDate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(), которая помогает возвращать текущий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timestamp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/дату.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lastRenderedPageBreak/>
        <w:t>Вопрос 15. Перечислите типы соединений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Существуют различные типы соединений, которые используются для извлечения данных между таблицами. Принципиально они делятся на четыре типа, а именно: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noProof/>
          <w:color w:val="111111"/>
          <w:sz w:val="27"/>
          <w:szCs w:val="27"/>
        </w:rPr>
        <w:drawing>
          <wp:inline distT="0" distB="0" distL="0" distR="0" wp14:anchorId="75265D96" wp14:editId="5BE13ADA">
            <wp:extent cx="6901180" cy="3252470"/>
            <wp:effectExtent l="0" t="0" r="0" b="5080"/>
            <wp:docPr id="5" name="Рисунок 5" descr="https://habrastorage.org/r/w1560/webt/jz/sv/xg/jzsvxgput-kw55mjfwsnjssfr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webt/jz/sv/xg/jzsvxgput-kw55mjfwsnjssfrz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8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Inner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(Внутреннее соединение): в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является наиболее распространенным типом. Оно используется для возврата всех строк из нескольких таблиц, для которых выполняется условие соединения.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Left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(Левое соединение): в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используется для возврата всех строк из левой (первой) таблицы и только совпадающих строк из правой (второй) таблицы, для которых выполняется условие соединения.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Right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(Правое соединение): в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MySQL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используется для возврата всех строк из правой (второй) таблицы и только совпадающих строк из левой (первой) таблицы, для которых выполняется условие соединения.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Full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 (Полное соединение): возвращает все записи, для которых есть совпадение в любой из таблиц. Следовательно, он возвращает все строки из левой таблицы и все строки из правой таблицы.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lastRenderedPageBreak/>
        <w:t xml:space="preserve">Вопрос 16. Что вы подразумеваете под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денормализацией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Денормализация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— техника, которая используется для преобразования из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высших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к низшим нормальным формам. Она помогает разработчикам баз данных повысить производительность всей инфраструктуры, поскольку вносит избыточность в таблицу. Она добавляет избыточные данные в таблицу, учитывая частые запросы к базе данных, которые объединяют данные из разных таблиц в одну таблицу.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17. Что такое сущности и отношения?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Сущности: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человек, место или объект в реальном мире,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данные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о которых могут храниться в базе данных. В таблицах хранятся данные, которые представляют один тип сущности. Например — база данных банка имеет таблицу клиентов для хранения информации о клиентах. Таблица клиентов хранит эту информацию в виде набора атрибутов (столбцы в таблице) для каждого клиента.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Отношения: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отношения или связи между сущностями, которые имеют какое-то отношение друг к другу. Например — имя клиента связано с номером учетной записи клиента и контактной информацией, которая может быть в той же таблице. Также могут быть отношения между отдельными таблицами (например, клиент к счетам).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18. Что такое индекс?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Индексы относятся к методу настройки производительности, позволяющему быстрее извлекать записи из таблицы. Индекс создает отдельную структуру для индексируемого поля и, следовательно, позволяет быстрее получать данные.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19. Опишите различные типы индексов.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Есть три типа индексов, а именно: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3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Уникальный индекс (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Unique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Index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):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этот индекс не позволяет полю иметь повторяющиеся значения, если столбец индексируется 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t>уникально. Если первичный ключ определен, уникальный индекс может быть применен автоматически.</w:t>
      </w:r>
    </w:p>
    <w:p w:rsidR="006331F9" w:rsidRPr="006331F9" w:rsidRDefault="006331F9" w:rsidP="006331F9">
      <w:pPr>
        <w:numPr>
          <w:ilvl w:val="0"/>
          <w:numId w:val="30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Кластеризованный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индекс (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Clustered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Index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):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этот индекс меняет физический порядок таблицы и выполняет поиск на основе значений ключа. Каждая таблица может иметь только один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кластеризованный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индекс.</w:t>
      </w:r>
    </w:p>
    <w:p w:rsidR="006331F9" w:rsidRPr="006331F9" w:rsidRDefault="006331F9" w:rsidP="006331F9">
      <w:pPr>
        <w:numPr>
          <w:ilvl w:val="0"/>
          <w:numId w:val="3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Некластеризованный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индекс (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Non-Clustered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Index</w:t>
      </w:r>
      <w:proofErr w:type="spellEnd"/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):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не изменяет физический порядок таблицы и поддерживает логический порядок данных. Каждая таблица может иметь много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некластеризованных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индексов.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20. Что такое нормализация и каковы ее преимущества?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Нормализация — процесс организации данных, цель которого избежать дублирования и избыточности. Некоторые из преимуществ: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Лучшая организация базы данных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Больше таблиц с небольшими строками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Эффективный доступ к данным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Большая гибкость для запросов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Быстрый поиск информации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Проще реализовать безопасность данных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Позволяет легко модифицировать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Сокращение избыточных и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дублирующихся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данных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Более компактная база данных</w:t>
      </w:r>
    </w:p>
    <w:p w:rsidR="006331F9" w:rsidRPr="006331F9" w:rsidRDefault="006331F9" w:rsidP="006331F9">
      <w:pPr>
        <w:numPr>
          <w:ilvl w:val="0"/>
          <w:numId w:val="3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Обеспечивает согласованность данных после внесения изменений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21. В чем разница между командами DROP и TRUNCATE?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Команда DROP удаляет саму таблицу, и нельзя сделать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Rollback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команды, тогда как команда TRUNCATE удаляет все строки из таблицы (</w:t>
      </w: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прим. перевод</w:t>
      </w:r>
      <w:proofErr w:type="gram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.: </w:t>
      </w:r>
      <w:proofErr w:type="gram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в SQL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Server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</w:t>
      </w:r>
      <w:proofErr w:type="spellStart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Rollback</w:t>
      </w:r>
      <w:proofErr w:type="spellEnd"/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 xml:space="preserve"> нормально отработает и откатит DROP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).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22. Объясните различные типы нормализации.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t xml:space="preserve">Существует много последовательных уровней нормализации. Это так называемые нормальные формы. Каждая последующая нормальная форма включает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предыдущую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>. Первых трех нормальных форм обычно достаточно.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32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Первая нормальная форма (1NF)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— нет повторяющихся гру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пп в стр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>оках</w:t>
      </w:r>
    </w:p>
    <w:p w:rsidR="006331F9" w:rsidRPr="006331F9" w:rsidRDefault="006331F9" w:rsidP="006331F9">
      <w:pPr>
        <w:numPr>
          <w:ilvl w:val="0"/>
          <w:numId w:val="3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Вторая нормальная форма (2NF)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— каждое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неключевое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(поддерживающее) значение столбца зависит от всего первичного ключа</w:t>
      </w:r>
    </w:p>
    <w:p w:rsidR="006331F9" w:rsidRPr="006331F9" w:rsidRDefault="006331F9" w:rsidP="006331F9">
      <w:pPr>
        <w:numPr>
          <w:ilvl w:val="0"/>
          <w:numId w:val="32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i/>
          <w:iCs/>
          <w:color w:val="111111"/>
          <w:sz w:val="27"/>
          <w:szCs w:val="27"/>
        </w:rPr>
        <w:t>Третья нормальная форма (3NF)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— каждое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неключевое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значение зависит только от первичного ключа и не имеет зависимости от другого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неключевого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значения столбца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23. Что такое свойство ACID в базе данных?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ACID означает атомарность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Atomicity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), согласованность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Consistency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), изолированность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Isolation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), долговечность (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Durability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). Он используется для обеспечения надежной обработки транзакций данных в системе базы данных.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Атомарность.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Гарантирует, что транзакция будет полностью выполнена или потерпит неудачу, где транзакция представляет одну логическую операцию данных. Это означает, что при сбое одной части любой транзакции происходит сбой всей </w:t>
      </w:r>
      <w:proofErr w:type="gram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транзакции</w:t>
      </w:r>
      <w:proofErr w:type="gramEnd"/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 и состояние базы данных остается неизменным.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Согласованность.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 Гарантирует, что данные должны соответствовать всем правилам </w:t>
      </w:r>
      <w:proofErr w:type="spellStart"/>
      <w:r w:rsidRPr="006331F9">
        <w:rPr>
          <w:rFonts w:ascii="Arial" w:eastAsia="Times New Roman" w:hAnsi="Arial" w:cs="Arial"/>
          <w:color w:val="111111"/>
          <w:sz w:val="27"/>
          <w:szCs w:val="27"/>
        </w:rPr>
        <w:t>валидации</w:t>
      </w:r>
      <w:proofErr w:type="spellEnd"/>
      <w:r w:rsidRPr="006331F9">
        <w:rPr>
          <w:rFonts w:ascii="Arial" w:eastAsia="Times New Roman" w:hAnsi="Arial" w:cs="Arial"/>
          <w:color w:val="111111"/>
          <w:sz w:val="27"/>
          <w:szCs w:val="27"/>
        </w:rPr>
        <w:t>. Проще говоря, вы можете сказать, что ваша транзакция никогда не оставит вашу базу данных в недопустимом состоянии.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Изолированность.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Основной целью изолированности является контроль механизма параллельного изменения данных.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Долговечность.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Долговечность подразумевает, что если транзакция была подтверждена (COMMIT), произошедшие в рамках транзакции изменения сохранятся независимо от того, что может встать у них на пути (например, потеря питания, сбой или ошибки любого рода).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24. Что вы подразумеваете под «триггером»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Триггер в SQL — особый тип хранимых процедур, которые предназначены для автоматического выполнения в момент или после изменения данных. Это позволяет вам выполнить пакет кода, когда вставка, обновление или любой другой запрос выполняется к определенной таблице.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25. Какие операторы доступны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В SQL доступно три типа оператора, а именно: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33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Арифметические Операторы</w:t>
      </w:r>
    </w:p>
    <w:p w:rsidR="006331F9" w:rsidRPr="006331F9" w:rsidRDefault="006331F9" w:rsidP="006331F9">
      <w:pPr>
        <w:numPr>
          <w:ilvl w:val="0"/>
          <w:numId w:val="3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Логические Операторы</w:t>
      </w:r>
    </w:p>
    <w:p w:rsidR="006331F9" w:rsidRPr="006331F9" w:rsidRDefault="006331F9" w:rsidP="006331F9">
      <w:pPr>
        <w:numPr>
          <w:ilvl w:val="0"/>
          <w:numId w:val="3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Операторы сравнения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26. Совпадают ли значения NULL со значениями нуля или пробела?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Значение NULL вовсе не равно нулю или пробелу. Значение NULL представляет значение, которое недоступно, неизвестно, присвоено или неприменимо, тогда как ноль — это число, а пробел — символ.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27. В чем разница между перекрестным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cross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 и естественным (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natural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spellStart"/>
      <w:r w:rsidRPr="006331F9">
        <w:rPr>
          <w:rFonts w:ascii="Arial" w:eastAsia="Times New Roman" w:hAnsi="Arial" w:cs="Arial"/>
          <w:color w:val="111111"/>
          <w:sz w:val="24"/>
          <w:szCs w:val="24"/>
        </w:rPr>
        <w:t>join</w:t>
      </w:r>
      <w:proofErr w:type="spellEnd"/>
      <w:r w:rsidRPr="006331F9">
        <w:rPr>
          <w:rFonts w:ascii="Arial" w:eastAsia="Times New Roman" w:hAnsi="Arial" w:cs="Arial"/>
          <w:color w:val="111111"/>
          <w:sz w:val="24"/>
          <w:szCs w:val="24"/>
        </w:rPr>
        <w:t>) соединением?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Перекрестное соединение создает перекрестное или декартово произведение двух таблиц, тогда как естественное соединение основано на всех столбцах, имеющих одинаковое имя и типы данных в обеих таблицах.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28. Что такое подзапрос в SQL?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 xml:space="preserve">Подзапрос — это запрос внутри другого запроса, в котором определен запрос для извлечения данных или информации из базы данных. В подзапросе внешний запрос называется основным запросом, тогда как 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lastRenderedPageBreak/>
        <w:t>внутренний запрос называется подзапросом. Подзапросы всегда выполняются первыми, а результат подзапроса передается в основной запрос. Он может быть вложен в SELECT, UPDATE или любой другой запрос. Подзапрос также может использовать любые операторы сравнения, такие как &gt;, &lt; или =.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29. Какие бывают типы подзапросов?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Существует два типа подзапросов, а именно: коррелированные и некоррелированные.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numPr>
          <w:ilvl w:val="0"/>
          <w:numId w:val="34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Коррелированный подзапрос: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это запрос, который выбирает данные из таблицы со ссылкой на внешний запрос. Он не считается независимым запросом, поскольку ссылается на другую таблицу или столбец в таблице.</w:t>
      </w:r>
    </w:p>
    <w:p w:rsidR="006331F9" w:rsidRPr="006331F9" w:rsidRDefault="006331F9" w:rsidP="006331F9">
      <w:pPr>
        <w:numPr>
          <w:ilvl w:val="0"/>
          <w:numId w:val="34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111111"/>
          <w:sz w:val="27"/>
          <w:szCs w:val="27"/>
        </w:rPr>
        <w:t>Некоррелированный подзапрос: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t> этот запрос является независимым запросом, в котором выходные данные подзапроса подставляются в основной запрос.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</w:rPr>
      </w:pPr>
      <w:r w:rsidRPr="006331F9">
        <w:rPr>
          <w:rFonts w:ascii="Arial" w:eastAsia="Times New Roman" w:hAnsi="Arial" w:cs="Arial"/>
          <w:color w:val="111111"/>
          <w:sz w:val="24"/>
          <w:szCs w:val="24"/>
        </w:rPr>
        <w:t>Вопрос 30. Перечислите способы получить количество записей в таблице?</w:t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</w:p>
    <w:p w:rsidR="006331F9" w:rsidRPr="006331F9" w:rsidRDefault="006331F9" w:rsidP="006331F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</w:rPr>
      </w:pPr>
      <w:r w:rsidRPr="006331F9">
        <w:rPr>
          <w:rFonts w:ascii="Arial" w:eastAsia="Times New Roman" w:hAnsi="Arial" w:cs="Arial"/>
          <w:color w:val="111111"/>
          <w:sz w:val="27"/>
          <w:szCs w:val="27"/>
        </w:rPr>
        <w:t>Для подсчета количества записей в таблице вы можете использовать следующие команды: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SELECT * FROM table1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SELECT COUNT(*) FROM table1</w:t>
      </w:r>
      <w:r w:rsidRPr="006331F9">
        <w:rPr>
          <w:rFonts w:ascii="Arial" w:eastAsia="Times New Roman" w:hAnsi="Arial" w:cs="Arial"/>
          <w:color w:val="111111"/>
          <w:sz w:val="27"/>
          <w:szCs w:val="27"/>
        </w:rPr>
        <w:br/>
      </w:r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 xml:space="preserve">SELECT </w:t>
      </w:r>
      <w:proofErr w:type="spellStart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rows</w:t>
      </w:r>
      <w:proofErr w:type="spellEnd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 xml:space="preserve"> FROM </w:t>
      </w:r>
      <w:proofErr w:type="spellStart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sysindexes</w:t>
      </w:r>
      <w:proofErr w:type="spellEnd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 xml:space="preserve"> WHERE </w:t>
      </w:r>
      <w:proofErr w:type="spellStart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id</w:t>
      </w:r>
      <w:proofErr w:type="spellEnd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 xml:space="preserve"> = OBJECT_ID(table1) AND </w:t>
      </w:r>
      <w:proofErr w:type="spellStart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>indid</w:t>
      </w:r>
      <w:proofErr w:type="spellEnd"/>
      <w:r w:rsidRPr="006331F9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</w:rPr>
        <w:t xml:space="preserve"> &lt; 2</w:t>
      </w:r>
    </w:p>
    <w:p w:rsidR="000B3DF1" w:rsidRDefault="000B3DF1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center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48"/>
          <w:szCs w:val="48"/>
        </w:rPr>
        <w:t>Глава 5</w:t>
      </w:r>
    </w:p>
    <w:p w:rsidR="006331F9" w:rsidRPr="006331F9" w:rsidRDefault="006331F9" w:rsidP="006331F9">
      <w:pPr>
        <w:shd w:val="clear" w:color="auto" w:fill="FFFFFF"/>
        <w:spacing w:before="30" w:after="30" w:line="240" w:lineRule="auto"/>
        <w:jc w:val="center"/>
        <w:outlineLvl w:val="0"/>
        <w:rPr>
          <w:rFonts w:ascii="Tahoma" w:eastAsia="Times New Roman" w:hAnsi="Tahoma" w:cs="Tahoma"/>
          <w:color w:val="000000"/>
          <w:kern w:val="36"/>
          <w:sz w:val="33"/>
          <w:szCs w:val="33"/>
        </w:rPr>
      </w:pPr>
      <w:r w:rsidRPr="006331F9">
        <w:rPr>
          <w:rFonts w:ascii="Tahoma" w:eastAsia="Times New Roman" w:hAnsi="Tahoma" w:cs="Tahoma"/>
          <w:color w:val="000000"/>
          <w:kern w:val="36"/>
          <w:sz w:val="48"/>
          <w:szCs w:val="48"/>
        </w:rPr>
        <w:t>Основы администрирования баз данных </w:t>
      </w:r>
      <w:r w:rsidRPr="006331F9">
        <w:rPr>
          <w:rFonts w:ascii="Tahoma" w:eastAsia="Times New Roman" w:hAnsi="Tahoma" w:cs="Tahoma"/>
          <w:color w:val="000000"/>
          <w:kern w:val="36"/>
          <w:sz w:val="48"/>
          <w:szCs w:val="4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В этой главе…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Запуск и останов БД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Перенос БД на другой сервер (либо временное удаление БД)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lastRenderedPageBreak/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Экспорт и импорт данных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Резервное копирование и восстановление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Перевод БД на другую версию сервера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 (</w:t>
      </w:r>
      <w:r w:rsidRPr="006331F9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val="en-US"/>
        </w:rPr>
        <w:t>upgrade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и </w:t>
      </w:r>
      <w:r w:rsidRPr="006331F9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val="en-US"/>
        </w:rPr>
        <w:t>downgrade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Настройка БД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Пути повышения производительности</w:t>
      </w:r>
      <w:r w:rsidRPr="006331F9">
        <w:rPr>
          <w:rFonts w:ascii="Arial" w:eastAsia="Times New Roman" w:hAnsi="Arial" w:cs="Arial"/>
          <w:color w:val="000000"/>
          <w:sz w:val="28"/>
          <w:szCs w:val="28"/>
        </w:rPr>
        <w:t>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запросов СУБД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Некоторые полезные команды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SQL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Использование встроенных модулей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Что применять для ввода команд: </w:t>
      </w:r>
      <w:proofErr w:type="gramStart"/>
      <w:r w:rsidRPr="006331F9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SVRMGR</w:t>
      </w:r>
      <w:r w:rsidRPr="006331F9">
        <w:rPr>
          <w:rFonts w:ascii="Courier New" w:eastAsia="Times New Roman" w:hAnsi="Courier New" w:cs="Courier New"/>
          <w:color w:val="000000"/>
          <w:sz w:val="28"/>
          <w:szCs w:val="28"/>
        </w:rPr>
        <w:t>30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, </w:t>
      </w:r>
      <w:r w:rsidRPr="006331F9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val="en-US"/>
        </w:rPr>
        <w:t>SQL Plus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или </w:t>
      </w:r>
      <w:r w:rsidRPr="006331F9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val="en-US"/>
        </w:rPr>
        <w:t>SQL Worksheet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?</w:t>
      </w:r>
      <w:proofErr w:type="gramEnd"/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Описание ряда особенностей при работе с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Что делать при изменении сетевого адреса сервера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8"/>
          <w:szCs w:val="28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</w:t>
      </w:r>
      <w:r w:rsidRPr="006331F9">
        <w:rPr>
          <w:rFonts w:ascii="Verdana" w:eastAsia="Times New Roman" w:hAnsi="Verdana" w:cs="Times New Roman"/>
          <w:color w:val="000000"/>
          <w:sz w:val="28"/>
          <w:szCs w:val="28"/>
        </w:rPr>
        <w:t>Возможные аварийные ситуации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Запуск и останов БД</w:t>
      </w:r>
    </w:p>
    <w:p w:rsidR="006331F9" w:rsidRPr="006331F9" w:rsidRDefault="006331F9" w:rsidP="006331F9">
      <w:pPr>
        <w:shd w:val="clear" w:color="auto" w:fill="FFFFFF"/>
        <w:spacing w:before="90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6331F9">
        <w:rPr>
          <w:rFonts w:ascii="Arial" w:eastAsia="Times New Roman" w:hAnsi="Arial" w:cs="Arial"/>
          <w:b/>
          <w:bCs/>
          <w:color w:val="000000"/>
          <w:sz w:val="27"/>
          <w:szCs w:val="27"/>
        </w:rPr>
        <w:t>Запуск БД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Процесс запуска БД проходит 3 стадии: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NOMOUNT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когда открывается файл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INIT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и в ОЗУ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компьютра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создается экземпляр БД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MOUNT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когда открываются управляющие файлы 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CTL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1&lt;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т.д.)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OPEN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когда открываются файлы табличных пространств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440" w:hanging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запустить утилиту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SVRMGR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30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 ввести команду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startup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331F9">
        <w:rPr>
          <w:rFonts w:ascii="Courier New" w:eastAsia="Times New Roman" w:hAnsi="Courier New" w:cs="Courier New"/>
          <w:color w:val="000000"/>
          <w:lang w:val="en-US"/>
        </w:rPr>
        <w:t>pfile</w:t>
      </w:r>
      <w:proofErr w:type="spellEnd"/>
      <w:r w:rsidRPr="006331F9">
        <w:rPr>
          <w:rFonts w:ascii="Courier New" w:eastAsia="Times New Roman" w:hAnsi="Courier New" w:cs="Courier New"/>
          <w:color w:val="000000"/>
          <w:lang w:val="en-US"/>
        </w:rPr>
        <w:t>=%ORACLE_HOME%\DATABASE\INIT&lt;SID&gt;.ORA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то произойдет запуск БД до состояния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OPEN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(по умолчанию). Можно ввести команду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ORASTART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что приведет к аналогичному эффекту. Можно ввести эту же команду, но добавить параметр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NOMOUNT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.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При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этим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 произойдет запуск БД до первого состояния. Чтобы затем ее открыть, нужно последовательно задать команды: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D41C01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 database mount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>;</w:t>
      </w:r>
    </w:p>
    <w:p w:rsidR="006331F9" w:rsidRPr="00D41C01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 database open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>;</w:t>
      </w:r>
    </w:p>
    <w:p w:rsidR="006331F9" w:rsidRPr="00D41C01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D41C01">
        <w:rPr>
          <w:rFonts w:ascii="Verdana" w:eastAsia="Times New Roman" w:hAnsi="Verdana" w:cs="Times New Roman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Останов БД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            Для останова БД можно запустить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ORASTOP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но при этом БД будет останавливаться по технологии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IMMEDIATE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что не очень желательно. Лучше в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SVRMGR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30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ввести команду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SHUTDOWN NORMAL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Перенос БД на другой сервер (либо временное удаление БД)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Если не пользоваться механизмами экспорта / импорта или резервного копирования / восстановления, то общая схема такова («сюрпризы»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Windows NT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4 здесь не описаны):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Для временного удаления (например, перед форматированием диска):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Остановите БД (можно запустить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ORASTOP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лучше скомандовать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SHUTDOWN NORMAL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Запакуйте разделы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ORACLE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HOME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DATABASE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ORACLE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HOME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%\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NET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ADMIN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 помощью архиватора, сохраняющего длинные имена файлов (например,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PKZIP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WINZIP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ВНИМАНИЕ</w:t>
      </w:r>
      <w:proofErr w:type="gramStart"/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 xml:space="preserve"> !</w:t>
      </w:r>
      <w:proofErr w:type="gramEnd"/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Пакуйте с учетом скрытых файлов. Скопируйте архивы в безопасное место (не на диск, который будет форматироваться).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действительно предстоит форматирование диска, то на всякий случай, чтобы система не кричала: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44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Выгрузите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(запустите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ORAUNLD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44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Деинсталлируйте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Server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44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Удалите каталог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ORACLE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HOME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восстановления БД (после форматирования диска):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Проинсталлируйте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Server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Верните на место файлы из архивов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Загрузите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(запустите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ORALOAD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При переносе БД на другой сервер: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Проинсталлируйте на нем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Server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Создайте тот же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SID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Установите в вышеупомянутые каталоги файлы из архивов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 файле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ORACLE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HOME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NET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ADMIN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TNSNAMES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исправьте адреса Ваших сервисов (лучше с помощью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Net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8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Easy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Config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Кстати, это необходимо делать также при изменении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TCP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IP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-адреса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c 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Экспорт и импорт данных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Экспорт данных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          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Экспорт данных выполняется утилитой командной строки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(Часть 1, Глава 6, Утилиты командной строки,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…) либо утилитой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Data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Утилиты из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Enterprise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Data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  <w:proofErr w:type="gramEnd"/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Импорт данных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          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Импорт данных выполняется утилитой командной строки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(Часть 1, Глава 6, Утилиты командной строки,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…) либо утилитой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Data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Утилиты из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Enterprise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Data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  <w:proofErr w:type="gramEnd"/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Резервное копирование и восстановление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Это самые необходимые операции, которые должен уметь использовать администратор БД. Рекомендуется использовать не «горячее» (при запущенном экземпляре), а «холодное» (после останова БД) резервное копирование средствами используемой операционной системы.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          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Резервное копирование БД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удобно выполнять утилитой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Backup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из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(см. 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Backup Manager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(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Var</w:t>
      </w:r>
      <w:proofErr w:type="spellEnd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.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Перевод БД на другую версию сервера 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Oracle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(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upgrade 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и 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downgrade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          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Перевод БД на старую версию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называется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downgrade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на новую –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upgrade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И то и другое обычно описывается в технической документации. Например, перевод БД с версии 8.0.3 на версию 8.0.4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Novell Netware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 [13] (в разделе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Upgrading an Oracle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8 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Database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 описывается слишком упрощенным способом (используя который без опыта, можно иногда «запороть» БД):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Шаг 1: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Остановите БД версии 8.0.3.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Шаг 2: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Создайте резервную копию БД версии 8.0.3.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Шаг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3: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Поправьте параметр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compatible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 файле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INIT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для БД версии 8.0.3. (Имеется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ввиду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– введите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номер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новой версии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lastRenderedPageBreak/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Шаг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4: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Проинсталлируйте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8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Enterprise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Edition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Release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8.0.4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(имеется ввиду серверная часть).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Шаг 5: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Запустите скрипт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CAT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8004.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По-настоящему, все, конечно, значительно сложнее: например, в документации забыли указать, что необходимо перекомпилировать все модули, перезапустить некоторые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постпроцедуры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перед запуском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CAT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8004.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необходимо запустить БД, причем она должна быть открытой (в состоянии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OPENED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а присоединяться нужно как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INTERNAL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 т.д. А вообще, это все тоже может не привести к ожидаемому результату, потому что Словарь БД оказывается разрушенным, в результате чего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 видит пользователя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SYSTEM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, а целый ряд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постпроцедур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и важных скриптов из-за этого не выполняется.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Существуют и другие способы для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upgrade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БД. Например, сделать полный экспорт БД, инсталлировать новую версию сервера и сделать импорт и пр.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Настройка БД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Настройка БД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включает в себя, в частности, настройку конфигурационных параметров (в файле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INIT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 и настройку параметров заполнения таблиц и расширения табличных пространств. Настройка конфигурационных параметров уже описывалась в Главе 2 Части 1, здесь же будут приведены некоторые методы определения их оптимальности. Далее эта глава будет постоянно дополняться и уточняться.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Определение оптимальности некоторых конфигурационных параметров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нужно ли изменять размер буферного кэша,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NAME, VALUE from V$SYSSTAT where NAME in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('CONSISTENT_GETS', 'DB_BLOCK GETS', 'PHYSICAL_READS');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Затем вычислите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коэффициентт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попадания в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SGA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 следующей формуле: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HIT_RATIO = 1-(PHYSICAL READS / (DB BLOCK_GETS + CONSISTENT_GETS)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Если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HIT_RATIO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меньше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0.7 -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увелич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ь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т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параметр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DB_BLOCK_BUFFERS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нужно ли изменять размер разделяемого пула, введите запросы: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lastRenderedPageBreak/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sum(PINS) PINS, sum(RELOADS) RELOADS from V$LIBRARYCACHE;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PINS / RELOADS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больше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1 –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увеличте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параметр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SHARED_POOL_SIZE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sum(GETS) GETS, sum(GETMISSES) GETMISSES from V$ROWCACHE;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GETS / GETMISSES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больше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0.1 -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увеличте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параметр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SHARED_POOL_SIZE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нужно ли изменять размер области сортировки,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NAME, VALUE from V$SYSSTAT where NAME like 'sort%'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Возможен такой результат запроса: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6331F9">
        <w:rPr>
          <w:rFonts w:ascii="Courier New" w:eastAsia="Times New Roman" w:hAnsi="Courier New" w:cs="Courier New"/>
          <w:color w:val="000000"/>
        </w:rPr>
        <w:t>                                                     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VALUE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</w:rPr>
        <w:t>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------------------------------------------------------ ----------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sorts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(memory)                                                231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sorts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(disk)                                                    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sorts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(rows)                                                  340</w:t>
      </w:r>
    </w:p>
    <w:p w:rsidR="006331F9" w:rsidRPr="006331F9" w:rsidRDefault="006331F9" w:rsidP="006331F9">
      <w:pPr>
        <w:shd w:val="clear" w:color="auto" w:fill="FFFFFF"/>
        <w:spacing w:after="0" w:line="0" w:lineRule="auto"/>
        <w:jc w:val="center"/>
        <w:rPr>
          <w:ins w:id="1" w:author="Unknown"/>
          <w:rFonts w:ascii="Arial" w:eastAsia="Times New Roman" w:hAnsi="Arial" w:cs="Arial"/>
          <w:color w:val="4169E1"/>
          <w:sz w:val="18"/>
          <w:szCs w:val="18"/>
          <w:lang w:val="en-US"/>
        </w:rPr>
      </w:pPr>
      <w:ins w:id="2" w:author="Unknown">
        <w:r w:rsidRPr="006331F9">
          <w:rPr>
            <w:rFonts w:ascii="Arial" w:eastAsia="Times New Roman" w:hAnsi="Arial" w:cs="Arial"/>
            <w:color w:val="000000"/>
            <w:sz w:val="18"/>
            <w:szCs w:val="18"/>
          </w:rPr>
          <w:fldChar w:fldCharType="begin"/>
        </w:r>
        <w:r w:rsidRPr="006331F9">
          <w:rPr>
            <w:rFonts w:ascii="Arial" w:eastAsia="Times New Roman" w:hAnsi="Arial" w:cs="Arial"/>
            <w:color w:val="000000"/>
            <w:sz w:val="18"/>
            <w:szCs w:val="18"/>
            <w:lang w:val="en-US"/>
          </w:rPr>
          <w:instrText xml:space="preserve"> HYPERLINK "https://t.mail.ru/redir/AACR8QFATyC4Rxgg4HoUkprrDgc6sSWq2y-paU5hMGPKtHo4G1lPd01RhGekeLCDZSfDJMWa2uyMbiiBjS3_9lDGUkhWTFsnVqPtKI_I__teubiV2K0-G3NmASu59mr_rAyPsvZabmyXE_o6kQRHuNbcEVqCRPj_MfmnKT7R21OI9bAmzKf39hd2BgAA3utbeNxR35pKRg3Ca4t857iw06fZ6qCnZwY2Bx8MjVNoyca40P442zeS3YMNbMrPwuAutwTWl6AS-SSicGkh8f_kavCFhtCj9qR-W_oaHxqpvmRG0jzSbtHR5zTmvfRrH8kHFi-wVQwBBo5-uteW8tmYyLG7klnLGVnbP-TVaspzuUlQWXhZsKqq5Ia19Vc2L5jfRq5oaBplBTtvF7WQFtfItOjJWo036-EBmbOfotMVKmaLTH_JCLnY34I7--GJt81MoyMs-0EEXqxqF4eXcnCMHb2yxoZDAl0IUDPOCVr8nUYoPDl7VRBi7L1a38vS7NfAMRpbbbFqMh4vIhhRvngDGrzcx2uzzQ_MXzSpmnPF5U0CqCg5fEwi0WzHmK6CSZlxOedSN7RjSQCumVGMFBEZ80bmDnogcFiSlc0whHO2XZ-HWEzm4oe9ZMqsd1Xj-eFLYdIpwohkkHIens_kxOsRlaFbsZoUA-ytBDpi47dVNE-6_qJqKEp_Iow0d5qjFLocwuQRy2ikpXxm4pDWsz8tdXOxbRq7skiXcMxUkC7TYUWPHR4rVQKoTZahN3XC7VCTrEyNq1pJe7eHBm1F3tC-BCTdHAbhljRsSsgx4Pv5nggmm17pUqXSuRmaweuXjhGNcTFD7K0ntrRiAnL1A4My4LJOVQYWtWBxet_w1NOqurj1b60KHmCug09vhes95V_N3zYv_3ysg6QaY4fUWxBiM_q9dXVrES8HSYkzWSDB-n3B2ZtYGPI46GLO9cNsZJW6mRGm6LvlCpObBCEtFIaieukCF3v0oGinIZHqZlAjQmnkRlbt_qFaIYSkPngdX8ck-MCexz9PPWmZSxSPl7UlwCGg0VVCt7gEvai40CJDVZhmhh8sRcvagCNi-SSpVQBWMxNSduPodIvL-gN2XuqjlGkS5FcFPfYToOeyCM-GBU_gP_bPlg-aQFsl0m2PaE6i6ZWMknqFaoWHPKmMV0TZqZR4kOjwDosuDk4kW5OXosDKj2ZYHXoG7QCB1LYoSOas0j7i4a6ydclyWQp6seIr9DPYTmUoTDPb0hOhB2wFL2BsSs_H0Wff47Vb_ZyL5JAMGXiMS7GqigtcHamrwfdJPrDIIEx5WBGOIrqaz-zzn4nIglZX3t_i3EpXWoFqzpDd78w2krPJ1YouS2PiCwcT-mJMw_TtiTpfPo3r2RUaWa97CYXDhkc0saBd5IlhRO6dC6AxDtb5evMuU3cwwGBnrzHN6EJS2btBkK81QTNVUN0LBW2EHjZOvRLNblwV1nHA2Bk4eJseN4HaFGKA3btAUGEWY0WLoX-cP5lnq8lMH60BfDAoq-UUbFDoq4tetsNOu-2OlQVfzLejH4zOggjeS49518Z1t10h7l1E-kCKVk2cz5oz8S9qmpPCc_0THeUTr09iVNoAHdJ7BHmlCZmwiM2q4umqLr_ZK9qXZkjMmSKe9OLQICWhaz7AdswuVQ32VOQHXYx5Uws1WKFdZ9cd3AitDaHcU1Qumsz0WcLY-2uQl0H9-eO4ulT2jbF7FICE3msHFoOhMNnpqqEP9uJeIcjeKKV6QGOX2vr1UN0uTM3RpNfMyvrkV655KPeobv1x_OYZHbUP8w_A0jlpTO4f4mOeZMRoT3RIQ5LZCXcNlNCXwvGHeSDKDTEJQSuLOneIyRdMxcX6-SyEPgsL0jAMFMIWB2hICVAyRi-JDPypM3RmCtABvoucHL3rELGBhwVICBfGO_1OoLcDvl_jFite_d3AgA8x86xMl6k8ohkUOMHOpORW3cRKh5mm2m_-bGFycYNSb3d3jBSPt2OwsJrHv2vVvO-79Oe3Hapz-gm_0fOui5_LfsNqhZY5Y6RhNUitKq_vSyZ2XqD8NDCosqMgOhGWuPOchpzA5DZx-_hAG0WY-7pOsGKBlfayjFfS7X1VwJWEzWYMBpXXvxuZP16QbGO8sbatd5bsgFhFsdq8DjdaSnIAK9ODM3G72M9inSLHHes0LQQi-7bAnNXeHNLmY1JnFal7b5xvejOyaQgWr0WYi7Wu-bB-y1xdIZ1X0hHr22mTy5jfwxnvVrbo-HVyDfJm1qiDERHE0LdonEJs2uDlajuaYEJBXk_-rW54MDUb7na1IGA-YUpiGJ2FmIdSpR16hXMSg__cIzbgEMusCt4vXRls7OkbwjlC4fd1k4dwkaEGdi6UHWUIiJkAxloK_AY34PdC99zPe3YV4ek" \t "_blank" </w:instrText>
        </w:r>
        <w:r w:rsidRPr="006331F9">
          <w:rPr>
            <w:rFonts w:ascii="Arial" w:eastAsia="Times New Roman" w:hAnsi="Arial" w:cs="Arial"/>
            <w:color w:val="000000"/>
            <w:sz w:val="18"/>
            <w:szCs w:val="18"/>
          </w:rPr>
          <w:fldChar w:fldCharType="separate"/>
        </w:r>
      </w:ins>
    </w:p>
    <w:p w:rsidR="006331F9" w:rsidRPr="006331F9" w:rsidRDefault="006331F9" w:rsidP="006331F9">
      <w:pPr>
        <w:shd w:val="clear" w:color="auto" w:fill="FFFFFF"/>
        <w:spacing w:after="0" w:line="0" w:lineRule="auto"/>
        <w:rPr>
          <w:ins w:id="3" w:author="Unknown"/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331F9" w:rsidRPr="006331F9" w:rsidRDefault="006331F9" w:rsidP="006331F9">
      <w:pPr>
        <w:shd w:val="clear" w:color="auto" w:fill="FFFFFF"/>
        <w:spacing w:after="0" w:line="0" w:lineRule="auto"/>
        <w:rPr>
          <w:ins w:id="4" w:author="Unknown"/>
          <w:rFonts w:ascii="Arial" w:eastAsia="Times New Roman" w:hAnsi="Arial" w:cs="Arial"/>
          <w:color w:val="000000"/>
          <w:sz w:val="18"/>
          <w:szCs w:val="18"/>
        </w:rPr>
      </w:pPr>
      <w:bookmarkStart w:id="5" w:name="_GoBack"/>
      <w:bookmarkEnd w:id="5"/>
      <w:ins w:id="6" w:author="Unknown">
        <w:r w:rsidRPr="006331F9">
          <w:rPr>
            <w:rFonts w:ascii="Arial" w:eastAsia="Times New Roman" w:hAnsi="Arial" w:cs="Arial"/>
            <w:color w:val="000000"/>
            <w:sz w:val="24"/>
            <w:szCs w:val="24"/>
          </w:rPr>
          <w:t>Коллекция монет в честь авиации РФ. 72 монеты с самолетами от 2990₽ за набор!</w:t>
        </w:r>
      </w:ins>
    </w:p>
    <w:p w:rsidR="006331F9" w:rsidRPr="006331F9" w:rsidRDefault="006331F9" w:rsidP="006331F9">
      <w:pPr>
        <w:shd w:val="clear" w:color="auto" w:fill="FFFFFF"/>
        <w:spacing w:after="0" w:line="0" w:lineRule="auto"/>
        <w:rPr>
          <w:ins w:id="7" w:author="Unknown"/>
          <w:rFonts w:ascii="Arial" w:eastAsia="Times New Roman" w:hAnsi="Arial" w:cs="Arial"/>
          <w:color w:val="000000"/>
          <w:sz w:val="18"/>
          <w:szCs w:val="18"/>
        </w:rPr>
      </w:pPr>
      <w:ins w:id="8" w:author="Unknown">
        <w:r w:rsidRPr="006331F9">
          <w:rPr>
            <w:rFonts w:ascii="Arial" w:eastAsia="Times New Roman" w:hAnsi="Arial" w:cs="Arial"/>
            <w:color w:val="777777"/>
            <w:sz w:val="17"/>
            <w:szCs w:val="17"/>
          </w:rPr>
          <w:t>Реклама</w:t>
        </w:r>
      </w:ins>
    </w:p>
    <w:p w:rsidR="006331F9" w:rsidRPr="006331F9" w:rsidRDefault="006331F9" w:rsidP="006331F9">
      <w:pPr>
        <w:shd w:val="clear" w:color="auto" w:fill="FFFFFF"/>
        <w:spacing w:after="0" w:line="0" w:lineRule="auto"/>
        <w:rPr>
          <w:ins w:id="9" w:author="Unknown"/>
          <w:rFonts w:ascii="Arial" w:eastAsia="Times New Roman" w:hAnsi="Arial" w:cs="Arial"/>
          <w:color w:val="000000"/>
          <w:sz w:val="2"/>
          <w:szCs w:val="2"/>
        </w:rPr>
      </w:pPr>
      <w:ins w:id="10" w:author="Unknown">
        <w:r w:rsidRPr="006331F9">
          <w:rPr>
            <w:rFonts w:ascii="Arial" w:eastAsia="Times New Roman" w:hAnsi="Arial" w:cs="Arial"/>
            <w:color w:val="FFFFFF"/>
            <w:sz w:val="15"/>
            <w:szCs w:val="15"/>
          </w:rPr>
          <w:t xml:space="preserve">Юр. </w:t>
        </w:r>
        <w:proofErr w:type="spellStart"/>
        <w:r w:rsidRPr="006331F9">
          <w:rPr>
            <w:rFonts w:ascii="Arial" w:eastAsia="Times New Roman" w:hAnsi="Arial" w:cs="Arial"/>
            <w:color w:val="FFFFFF"/>
            <w:sz w:val="15"/>
            <w:szCs w:val="15"/>
          </w:rPr>
          <w:t>инфо</w:t>
        </w:r>
        <w:r w:rsidRPr="006331F9">
          <w:rPr>
            <w:rFonts w:ascii="Arial" w:eastAsia="Times New Roman" w:hAnsi="Arial" w:cs="Arial"/>
            <w:color w:val="CFCFCF"/>
            <w:sz w:val="15"/>
            <w:szCs w:val="15"/>
          </w:rPr>
          <w:t>ИП</w:t>
        </w:r>
        <w:proofErr w:type="spellEnd"/>
        <w:r w:rsidRPr="006331F9">
          <w:rPr>
            <w:rFonts w:ascii="Arial" w:eastAsia="Times New Roman" w:hAnsi="Arial" w:cs="Arial"/>
            <w:color w:val="CFCFCF"/>
            <w:sz w:val="15"/>
            <w:szCs w:val="15"/>
          </w:rPr>
          <w:t xml:space="preserve"> </w:t>
        </w:r>
        <w:proofErr w:type="spellStart"/>
        <w:r w:rsidRPr="006331F9">
          <w:rPr>
            <w:rFonts w:ascii="Arial" w:eastAsia="Times New Roman" w:hAnsi="Arial" w:cs="Arial"/>
            <w:color w:val="CFCFCF"/>
            <w:sz w:val="15"/>
            <w:szCs w:val="15"/>
          </w:rPr>
          <w:t>Тополян</w:t>
        </w:r>
        <w:proofErr w:type="spellEnd"/>
        <w:r w:rsidRPr="006331F9">
          <w:rPr>
            <w:rFonts w:ascii="Arial" w:eastAsia="Times New Roman" w:hAnsi="Arial" w:cs="Arial"/>
            <w:color w:val="CFCFCF"/>
            <w:sz w:val="15"/>
            <w:szCs w:val="15"/>
          </w:rPr>
          <w:t xml:space="preserve"> А.А.ОГРНИП 317010500000048 ИНН 010511295801</w:t>
        </w:r>
      </w:ins>
    </w:p>
    <w:p w:rsidR="006331F9" w:rsidRPr="006331F9" w:rsidRDefault="006331F9" w:rsidP="006331F9">
      <w:pPr>
        <w:shd w:val="clear" w:color="auto" w:fill="FFFFFF"/>
        <w:spacing w:after="0" w:line="0" w:lineRule="auto"/>
        <w:jc w:val="center"/>
        <w:rPr>
          <w:ins w:id="11" w:author="Unknown"/>
          <w:rFonts w:ascii="Arial" w:eastAsia="Times New Roman" w:hAnsi="Arial" w:cs="Arial"/>
          <w:color w:val="000000"/>
          <w:sz w:val="18"/>
          <w:szCs w:val="18"/>
        </w:rPr>
      </w:pPr>
      <w:ins w:id="12" w:author="Unknown">
        <w:r w:rsidRPr="006331F9">
          <w:rPr>
            <w:rFonts w:ascii="Arial" w:eastAsia="Times New Roman" w:hAnsi="Arial" w:cs="Arial"/>
            <w:color w:val="000000"/>
            <w:sz w:val="18"/>
            <w:szCs w:val="18"/>
          </w:rPr>
          <w:fldChar w:fldCharType="end"/>
        </w:r>
      </w:ins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sorts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 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disk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больше 0,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значит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для параметра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SORT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AREA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SIZE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требуется больше памяти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параметра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SORT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AREA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SIZE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RETAINED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можно установить минимальный размер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имеется ли конкуренция за журнальные файлы,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NAME,GETS,MISSES,SLEEPS,IMMEDIATE_GETS,IMMEDIATE_MISSES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V$LATCH where NAME in ('REDO ALLOCATION', 'REDO COPY')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Вычислите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два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значения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IMM_CONTENT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=(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IMMEDIATE_MISSES/(IMMEDIATE_GETS+IMMEDIATE_MISSES))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  WAIT_CONTENTION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=(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MISSES/(GETS+MISSES))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  </w:t>
      </w:r>
      <w:r w:rsidRPr="006331F9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   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Если любое значение больше 1, то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имеетсяся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конкуренцияция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за защелку.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чтобы снизить конкуренцию за защелку выделения журнального буфера – уменьшите параметр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LOG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SMALL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ENTRY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MAX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SIZE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lastRenderedPageBreak/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чтобы снизить конкуренцию за защелку копирования журнала – увеличьте параметр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LOG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SIMULTANEOUS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COPIES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Некоторые рекомендации по настройке объектов БД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1.</w:t>
      </w:r>
      <w:r w:rsidRPr="006331F9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val="en-US"/>
        </w:rPr>
        <w:t>      </w:t>
      </w:r>
      <w:proofErr w:type="spellStart"/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Рекомендуемые</w:t>
      </w:r>
      <w:proofErr w:type="spellEnd"/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параметры</w:t>
      </w:r>
      <w:proofErr w:type="spellEnd"/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для таблиц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4"/>
        <w:gridCol w:w="1549"/>
        <w:gridCol w:w="3124"/>
        <w:gridCol w:w="1721"/>
        <w:gridCol w:w="1383"/>
      </w:tblGrid>
      <w:tr w:rsidR="006331F9" w:rsidRPr="006331F9" w:rsidTr="006331F9"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Параметр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proofErr w:type="spell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По</w:t>
            </w:r>
            <w:proofErr w:type="spellEnd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умолчанию</w:t>
            </w:r>
            <w:proofErr w:type="spellEnd"/>
          </w:p>
        </w:tc>
        <w:tc>
          <w:tcPr>
            <w:tcW w:w="3261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Общая р</w:t>
            </w:r>
            <w:proofErr w:type="spell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екомендация</w:t>
            </w:r>
            <w:proofErr w:type="spellEnd"/>
          </w:p>
        </w:tc>
        <w:tc>
          <w:tcPr>
            <w:tcW w:w="1754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 xml:space="preserve">Для </w:t>
            </w:r>
            <w:proofErr w:type="gram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относи-</w:t>
            </w:r>
            <w:proofErr w:type="spell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тельно</w:t>
            </w:r>
            <w:proofErr w:type="spellEnd"/>
            <w:proofErr w:type="gramEnd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 xml:space="preserve"> статичных таблиц</w:t>
            </w:r>
          </w:p>
        </w:tc>
        <w:tc>
          <w:tcPr>
            <w:tcW w:w="1328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 xml:space="preserve">Для таблиц с </w:t>
            </w:r>
            <w:proofErr w:type="spellStart"/>
            <w:proofErr w:type="gram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интенсив-ными</w:t>
            </w:r>
            <w:proofErr w:type="spellEnd"/>
            <w:proofErr w:type="gramEnd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изме</w:t>
            </w:r>
            <w:proofErr w:type="spellEnd"/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-нениями</w:t>
            </w:r>
          </w:p>
        </w:tc>
      </w:tr>
      <w:tr w:rsidR="006331F9" w:rsidRPr="006331F9" w:rsidTr="006331F9">
        <w:tc>
          <w:tcPr>
            <w:tcW w:w="1668" w:type="dxa"/>
            <w:tcBorders>
              <w:top w:val="nil"/>
              <w:left w:val="single" w:sz="12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val="en-US"/>
              </w:rPr>
              <w:t>PCTFREE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10%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5-20% (15)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5 </w:t>
            </w: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или меньше (но не 0)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Более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10</w:t>
            </w:r>
          </w:p>
        </w:tc>
      </w:tr>
      <w:tr w:rsidR="006331F9" w:rsidRPr="006331F9" w:rsidTr="006331F9">
        <w:tc>
          <w:tcPr>
            <w:tcW w:w="1668" w:type="dxa"/>
            <w:tcBorders>
              <w:top w:val="nil"/>
              <w:left w:val="single" w:sz="12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PCTUSED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40%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55-90% (60)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65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или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даже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80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Даже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20</w:t>
            </w:r>
          </w:p>
        </w:tc>
      </w:tr>
      <w:tr w:rsidR="006331F9" w:rsidRPr="006331F9" w:rsidTr="006331F9">
        <w:trPr>
          <w:trHeight w:val="333"/>
        </w:trPr>
        <w:tc>
          <w:tcPr>
            <w:tcW w:w="1668" w:type="dxa"/>
            <w:tcBorders>
              <w:top w:val="nil"/>
              <w:left w:val="single" w:sz="12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PCTINCREASE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50%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0%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331F9" w:rsidRPr="006331F9" w:rsidTr="006331F9">
        <w:tc>
          <w:tcPr>
            <w:tcW w:w="1668" w:type="dxa"/>
            <w:tcBorders>
              <w:top w:val="nil"/>
              <w:left w:val="single" w:sz="12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INITIAL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10240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или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20480   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Все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даннае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 должны помещаться в 1 экстенте с небольшим запасом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6331F9" w:rsidRPr="006331F9" w:rsidTr="006331F9">
        <w:tc>
          <w:tcPr>
            <w:tcW w:w="1668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/>
              </w:rPr>
              <w:t>NEXT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10240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или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20480   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От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25%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до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размера</w:t>
            </w:r>
            <w:proofErr w:type="spellEnd"/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 xml:space="preserve"> INITIAL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31F9" w:rsidRPr="006331F9" w:rsidRDefault="006331F9" w:rsidP="006331F9">
            <w:pPr>
              <w:spacing w:before="60" w:after="6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6331F9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ПРИМЕЧАНИЕ</w:t>
      </w: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  <w:lang w:val="en-US"/>
        </w:rPr>
        <w:t>.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Должно выполняться всегда следующее: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+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&lt; 100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2.</w:t>
      </w:r>
      <w:r w:rsidRPr="006331F9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Рекомендации по количеству сегментов отката:</w:t>
      </w:r>
    </w:p>
    <w:p w:rsidR="006331F9" w:rsidRPr="006331F9" w:rsidRDefault="006331F9" w:rsidP="006331F9">
      <w:pPr>
        <w:shd w:val="clear" w:color="auto" w:fill="FFFFFF"/>
        <w:spacing w:before="60"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желательно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на 5 пользователей 1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RBS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обязательно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MINEXTENTS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не менее 2 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PCTINCREASE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не может быть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указан</w:t>
      </w:r>
      <w:proofErr w:type="gramEnd"/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количество одновременных транзакций: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меньше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16 - использовать 4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RBS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16-32 - использовать 8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RBS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более 32  использовать 1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RBS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на 4 транзакции, но меньше 50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3.</w:t>
      </w:r>
      <w:r w:rsidRPr="006331F9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Для определения, имеется ли конкуренция за сегменты отката,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R.NAME, S.GETS, S.WAITS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V$ROLLSTAT S, V$ROLLNAME R where S.USN=R.USN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Возможен такой результат запроса: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 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6331F9">
        <w:rPr>
          <w:rFonts w:ascii="Courier New" w:eastAsia="Times New Roman" w:hAnsi="Courier New" w:cs="Courier New"/>
          <w:color w:val="000000"/>
        </w:rPr>
        <w:t>                              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GETS</w:t>
      </w:r>
      <w:r w:rsidRPr="006331F9">
        <w:rPr>
          <w:rFonts w:ascii="Courier New" w:eastAsia="Times New Roman" w:hAnsi="Courier New" w:cs="Courier New"/>
          <w:color w:val="000000"/>
        </w:rPr>
        <w:t>   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WAITS</w:t>
      </w:r>
      <w:r w:rsidRPr="006331F9">
        <w:rPr>
          <w:rFonts w:ascii="Courier New" w:eastAsia="Times New Roman" w:hAnsi="Courier New" w:cs="Courier New"/>
          <w:color w:val="000000"/>
        </w:rPr>
        <w:t>   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lastRenderedPageBreak/>
        <w:t>     ------------------------------ ---------- ----------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SYSTEM</w:t>
      </w:r>
      <w:r w:rsidRPr="006331F9">
        <w:rPr>
          <w:rFonts w:ascii="Courier New" w:eastAsia="Times New Roman" w:hAnsi="Courier New" w:cs="Courier New"/>
          <w:color w:val="000000"/>
        </w:rPr>
        <w:t>                                105          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RB</w:t>
      </w:r>
      <w:r w:rsidRPr="006331F9">
        <w:rPr>
          <w:rFonts w:ascii="Courier New" w:eastAsia="Times New Roman" w:hAnsi="Courier New" w:cs="Courier New"/>
          <w:color w:val="000000"/>
        </w:rPr>
        <w:t>1                                   161          0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...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WAITS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 /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GETS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&gt;= 2 - нужно сделать больше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RBS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4.</w:t>
      </w:r>
      <w:r w:rsidRPr="006331F9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lang w:val="en-US"/>
        </w:rPr>
        <w:t>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Другие настройки: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имеется ли конкуренция за ввод-вывод,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D.NAME,F.PHYRDS,F.PHYWRTS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V$DATAFILE D, V$FILESTAT F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D.FILE#=F.FILE#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Возможен такой результат запроса: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6331F9">
        <w:rPr>
          <w:rFonts w:ascii="Courier New" w:eastAsia="Times New Roman" w:hAnsi="Courier New" w:cs="Courier New"/>
          <w:color w:val="000000"/>
        </w:rPr>
        <w:t>                                  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PHYRDS</w:t>
      </w:r>
      <w:r w:rsidRPr="006331F9">
        <w:rPr>
          <w:rFonts w:ascii="Courier New" w:eastAsia="Times New Roman" w:hAnsi="Courier New" w:cs="Courier New"/>
          <w:color w:val="000000"/>
        </w:rPr>
        <w:t>     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PHYWRTS</w:t>
      </w:r>
      <w:r w:rsidRPr="006331F9">
        <w:rPr>
          <w:rFonts w:ascii="Courier New" w:eastAsia="Times New Roman" w:hAnsi="Courier New" w:cs="Courier New"/>
          <w:color w:val="000000"/>
        </w:rPr>
        <w:t> 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---------------------------------------- ---------- ----------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D:\ORAWIN95\DATABASE\SYS1ORCL.ORA               648         34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D:\ORAWIN95\DATABASE\USR1ORCL.ORA                 0          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D:\ORAWIN95\DATABASE\RBS1ORCL.ORA                65         75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D:\ORAWIN95\DATABASE\TMP1ORCL.ORA                 0          0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D:\ORAWIN95\DATABASE\PLIS1.ORA                    6         31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 степени фрагментации,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 TABLESPACE_NAME,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sum(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BYTES), max(BYTES),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COUNT(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TABLESPACE_NAME)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DBA_FREE_SPACE GROUP BY TABLESPACE_NAME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   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order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by TABLESPACE_NAME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    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Если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gram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count(</w:t>
      </w:r>
      <w:proofErr w:type="gramEnd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TABLESPACE_NAME)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&gt;10 -15,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то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необходима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дефрагментация</w:t>
      </w:r>
      <w:proofErr w:type="spellEnd"/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определения, происходит ли чрезмерное динамическое расширение, введите запрос: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OWNER, SEGMENT_NAME, SUM(EXTENTS)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DBA_SEGMENTS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SEGMENT_TYPE in ('TABLE','INDEX')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group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by OWNER, SEGMENT_NAME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order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by OWNER, SEGMENT_NAME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Рекомендации по уменьшению количества записей на диск и др.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Если при эксплуатации БД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происходят интенсивные транзакции (например, более 10 000 удалений-добавлений-изменений за 1 транзакцию, и более 10 таких транзакций друг за другом при участии нескольких таблиц с количеством записей 100 000 – 1 000 000), то для ускорения работы с жестким диском помогут приведенные ниже рекомендации.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1.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Рекомендуется увеличить размер (например, до 8-16 М) и количество журнальных файлов (например, до 4-8, причем для повышения надежности сделать их 2-4 группами на разных дисках). При этом уменьшится количество переключений журнальных файлов, а при включенной архивации уменьшится количество записей архивных копий журнальных файлов.</w:t>
      </w:r>
    </w:p>
    <w:p w:rsidR="006331F9" w:rsidRPr="006331F9" w:rsidRDefault="006331F9" w:rsidP="006331F9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2.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Рекомендуется для очень больших таблиц с интенсивными транзакциями (в описываемой </w:t>
      </w:r>
      <w:r w:rsidRPr="006331F9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СИСТЕМЕ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-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BOOK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FEATURES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WORKS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PROFILES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KMCOL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 xml:space="preserve"> установить режим прямой </w:t>
      </w:r>
      <w:proofErr w:type="gramStart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записи</w:t>
      </w:r>
      <w:proofErr w:type="gram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 xml:space="preserve"> минуя журнальные файлы. Это выполняется командой (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ATbNolog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sql</w:t>
      </w:r>
      <w:proofErr w:type="spell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 table BIGTABLE </w:t>
      </w:r>
      <w:proofErr w:type="spellStart"/>
      <w:r w:rsidRPr="006331F9">
        <w:rPr>
          <w:rFonts w:ascii="Courier New" w:eastAsia="Times New Roman" w:hAnsi="Courier New" w:cs="Courier New"/>
          <w:color w:val="000000"/>
          <w:lang w:val="en-US"/>
        </w:rPr>
        <w:t>nologging</w:t>
      </w:r>
      <w:proofErr w:type="spellEnd"/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3.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Для этих же таблиц рекомендуется отключить триггер на запись (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ТАБЛИЦА_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LOG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 в Журнал изменений (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EDITIONS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 xml:space="preserve">). Это приведет как к уменьшению обращений к диску, так и замедлению роста Журнала изменений. </w:t>
      </w:r>
      <w:proofErr w:type="gramStart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Отключение триггера выполняется в утилите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Schema Manager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(см. 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Schema Manager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(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Vas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.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exe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)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 или с помощью команды (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ATrigDis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sql</w:t>
      </w:r>
      <w:proofErr w:type="spell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trigger TABLE_LOG disable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</w:t>
      </w: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  <w:lang w:val="en-US"/>
        </w:rPr>
        <w:t> 4.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 xml:space="preserve">Рекомендуется в конфигурационном файле сделать установку для активизации всех сегментов отката при запуске БД. Это приведет к уменьшению количества процессов по активизации сегментов отката при большом количестве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транзаций</w:t>
      </w:r>
      <w:proofErr w:type="spell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. Установка выполняется с помощью параметра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ROLLBACK</w:t>
      </w:r>
      <w:r w:rsidRPr="006331F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SEGMENTS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следующим образом (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01..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10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– имена сегментов отката):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ROLLBACK_SEGMENTS = (R01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,R02,R03,R04,R05,R06,R07,R08,R09,R10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5.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Рекомендуется установить параметр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OPTIMAL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для всех сегментов отката не менее 4 М. Можно, например, по следующей схеме: для первого сегмента 32, далее - 16, 16, 8, 8, 4, 4, 4, 4, 32 (если последний используется для процесса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PURGE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в репликационном механизме). Это приведет к тому, что после достижения данного размера, сегмент отката уже не будет сокращаться процессом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 xml:space="preserve">меньше данного значения, и в дальнейшем не будет тратиться время на его расширение. </w:t>
      </w:r>
      <w:proofErr w:type="gramStart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Установку параметра удобно выполнять с помощью утилиты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Storage Manager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(вкладка </w:t>
      </w:r>
      <w:r w:rsidRPr="006331F9">
        <w:rPr>
          <w:rFonts w:ascii="Arial" w:eastAsia="Times New Roman" w:hAnsi="Arial" w:cs="Arial"/>
          <w:color w:val="000000"/>
          <w:sz w:val="20"/>
          <w:szCs w:val="20"/>
          <w:lang w:val="en-US"/>
        </w:rPr>
        <w:t>Extents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, опция </w:t>
      </w:r>
      <w:r w:rsidRPr="006331F9">
        <w:rPr>
          <w:rFonts w:ascii="Arial" w:eastAsia="Times New Roman" w:hAnsi="Arial" w:cs="Arial"/>
          <w:color w:val="000000"/>
          <w:sz w:val="20"/>
          <w:szCs w:val="20"/>
          <w:lang w:val="en-US"/>
        </w:rPr>
        <w:t>Optimal Size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- см. 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Storage Manager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(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Vag</w:t>
      </w:r>
      <w:proofErr w:type="spellEnd"/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.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exe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)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 или с помощью команды: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rollback segment R01 storage (optimal 4M)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6.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Если количество записей в БД постоянно увеличивается, рекомендуется заранее увеличить размер основного табличного пространства.</w:t>
      </w:r>
    </w:p>
    <w:p w:rsidR="006331F9" w:rsidRPr="006331F9" w:rsidRDefault="006331F9" w:rsidP="006331F9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РЕКОМЕНДАЦИЯ 7.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Рекомендуется проанализировать транзакционную нагрузку таблиц и разделить их на группы, установив для каждой группы свои параметры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и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, например (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ATabPct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sql</w:t>
      </w:r>
      <w:proofErr w:type="spell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0"/>
          <w:szCs w:val="20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Журнал изменений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EDITIONS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(большая таблица, много добавлений, удалений (очисток), нет правок):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20,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5;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0"/>
          <w:szCs w:val="20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Некоторые «тяжелые» таблицы, указанные в приведенных выше рекомендациях 2-3 (очень большие таблицы, очень много добавлений, правок, удалений):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20,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10;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0"/>
          <w:szCs w:val="20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Рабочие таблицы и справочники отдельных филиалов (среднее количество вводов, правок, удалений):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30,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30;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0"/>
          <w:szCs w:val="20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Общие справочники (очень мало ввода, правок, удалений):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PCTUSED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80, </w:t>
      </w:r>
      <w:r w:rsidRPr="006331F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PCTFREE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= 10;</w:t>
      </w:r>
    </w:p>
    <w:p w:rsidR="006331F9" w:rsidRPr="006331F9" w:rsidRDefault="006331F9" w:rsidP="006331F9">
      <w:pPr>
        <w:shd w:val="clear" w:color="auto" w:fill="DFDFD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Установка данных параметров выполняется с помощью утилиты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Schema Manager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(см. 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Oracle Schema Manager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(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Vas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.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val="en-US"/>
        </w:rPr>
        <w:t>exe</w:t>
      </w: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)</w:t>
      </w: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) или команды: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alter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 table </w:t>
      </w:r>
      <w:r w:rsidRPr="006331F9">
        <w:rPr>
          <w:rFonts w:ascii="Courier New" w:eastAsia="Times New Roman" w:hAnsi="Courier New" w:cs="Courier New"/>
          <w:color w:val="000000"/>
        </w:rPr>
        <w:t>ТАБЛИЦА </w:t>
      </w:r>
      <w:proofErr w:type="spellStart"/>
      <w:r w:rsidRPr="006331F9">
        <w:rPr>
          <w:rFonts w:ascii="Courier New" w:eastAsia="Times New Roman" w:hAnsi="Courier New" w:cs="Courier New"/>
          <w:color w:val="000000"/>
          <w:lang w:val="en-US"/>
        </w:rPr>
        <w:t>pctused</w:t>
      </w:r>
      <w:proofErr w:type="spellEnd"/>
      <w:r w:rsidRPr="006331F9">
        <w:rPr>
          <w:rFonts w:ascii="Courier New" w:eastAsia="Times New Roman" w:hAnsi="Courier New" w:cs="Courier New"/>
          <w:color w:val="000000"/>
        </w:rPr>
        <w:t> 20 </w:t>
      </w:r>
      <w:proofErr w:type="spellStart"/>
      <w:r w:rsidRPr="006331F9">
        <w:rPr>
          <w:rFonts w:ascii="Courier New" w:eastAsia="Times New Roman" w:hAnsi="Courier New" w:cs="Courier New"/>
          <w:color w:val="000000"/>
          <w:lang w:val="en-US"/>
        </w:rPr>
        <w:t>pctfree</w:t>
      </w:r>
      <w:proofErr w:type="spellEnd"/>
      <w:r w:rsidRPr="006331F9">
        <w:rPr>
          <w:rFonts w:ascii="Courier New" w:eastAsia="Times New Roman" w:hAnsi="Courier New" w:cs="Courier New"/>
          <w:color w:val="000000"/>
        </w:rPr>
        <w:t> 5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Пути повышения производительности запросов СУБД  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Пути сокращения времени поиска нужных записей в таблицах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улучшения временных характеристик процесса соединения таблиц (или поиска записей в таблицах) необходимо индексировать столбцы, на основании которых происходит соединение таблиц, или соединять таблицы в кластеры (в этом случае индексирование выполняет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 Кроме того, во фразе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FROM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таблицы нужно указывать в порядке убывания числа строк таблиц (таблицу с наибольшим числом строк указывать первой, таблицу с наименьшим числом строк - последней и т.д.)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Оптимизация запросов </w:t>
      </w: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Даже не пользуясь индексами или кластерами,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способен производить достаточно быстрый поиск в одной небольшой таблице. Однако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если во фразе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 операторе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SELECT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используется столбец, для которого установлен индекс или кластер, то выборка данных производится гораздо быстрее.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1.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Если во фразах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встречается много столбцов, то определение того, какой столбец или столбцы будут “руководить” поиском в базе данных или служить отправной точкой для такого поиска, ведется по определенной схеме. Каждое из выражений (предикатов) во фразе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, связанных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между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через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получает отдельную оценку в следующей последовательности: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ROWID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=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константа;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уникальный индексированный столбец = константа;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полный уникальный составной ключ = константа;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полный неуникальный составной ключ = константа;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полный несжатый индекс &gt;= нижняя граница;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полный сжатый индекс &gt;= нижняя граница;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proofErr w:type="gramStart"/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неуникальный индекс = константа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gramStart"/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and</w:t>
      </w:r>
      <w:proofErr w:type="gramEnd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неуникальный индекс = константа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     </w:t>
      </w:r>
      <w:proofErr w:type="gramStart"/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and</w:t>
      </w:r>
      <w:proofErr w:type="gram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...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наибольший несжатый индекс &gt;= нижняя граница;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наибольший сжатый индекс &gt;= нижняя граница;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уникальный индексированный 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between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нижнее значение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верхнее значение или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индексированный 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like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'С%'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(диапазон с границами);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неуникальный индексированный 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between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нижнее значение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верхнее значение или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индексированный 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like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'С%'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(диапазон с границами);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уникальный индексированный столбец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&lt;или&gt;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константа (диапазон без границ);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неуникальный индексированный столбец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&lt;или&gt;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константа (диапазон без границ);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order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by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полный индекс;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max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min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от одного индексированного столбца;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неиндексированный столбец = константа или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is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NULL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</w:t>
      </w:r>
    </w:p>
    <w:p w:rsidR="006331F9" w:rsidRPr="006331F9" w:rsidRDefault="006331F9" w:rsidP="006331F9">
      <w:pPr>
        <w:shd w:val="clear" w:color="auto" w:fill="D9D9D9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столбец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like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'%С%'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(поиск по всей таблице).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21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ПРИМЕЧАНИЕ.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Термин «составной ключ» означает либо ключ, состоящий из многих столбцов одной и той же таблицы, либо ключ кластера.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i/>
          <w:iCs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2.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Использование несжатых индексов иногда способно существенно ускорить выборку соединений и обработку фраз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в которых указан полный ключ. (Это обусловлено тем, что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может считывать полное значение ключа из индексного блока, не тратя времени на чтение и поиск его в блоке данных).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3.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Другой способ оценки применяется для каждого соединения или внешнего соединения. Соединения оцениваются по числу таблиц, которые должны соединяться без пользования индекса и по числу декартовых произведений. Если какой-нибудь предикат во фразе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WHERE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имеет низкую оценку на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поиск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и он представляет собой лишь соединение таблиц без использования индексов, то для “ведущего” столбца будет выбран другой предикат, который выполняет соединение с использованием индексов. Оценка соединения всегда преобладает над суммарной оценкой предикатов.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4.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Предикаты, связанные друг с другом через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, обрабатываются отдельно. Это означает, что предикаты, связанные через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 выражения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in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(список значений)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будут обрабатываться медленнее, чем вложенные запросы.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ПРИМЕР:</w:t>
      </w:r>
      <w:r w:rsidRPr="006331F9">
        <w:rPr>
          <w:rFonts w:ascii="Verdana" w:eastAsia="Times New Roman" w:hAnsi="Verdana" w:cs="Times New Roman"/>
          <w:color w:val="FFFFFF"/>
          <w:sz w:val="24"/>
          <w:szCs w:val="24"/>
        </w:rPr>
        <w:t>  </w:t>
      </w:r>
    </w:p>
    <w:p w:rsidR="006331F9" w:rsidRPr="00D41C01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Запрос</w:t>
      </w:r>
      <w:r w:rsidRPr="00D41C01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</w:t>
      </w:r>
      <w:r w:rsidRPr="00D41C01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индексированным</w:t>
      </w:r>
      <w:proofErr w:type="gramEnd"/>
      <w:r w:rsidRPr="00D41C01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DEPTNO</w:t>
      </w:r>
      <w:r w:rsidRPr="00D41C01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D41C01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D41C01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ENAME, SAL from EMP where DEPTNO in (10,20,40);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выполняются значительно медленнее, чем запрос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:</w:t>
      </w:r>
      <w:proofErr w:type="gramEnd"/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ENAME, SAL from EMP where DEPTNO in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 (</w:t>
      </w: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DEPTNO from TEMTABLE);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где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таблица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TEMTABLE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содержит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значения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DEPTNO:10,20,40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5.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 данной версии все предикаты равноправны и первая таблица во фразе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from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будет “управляющей” таблицей. Если одна из таблиц в соединении значительно меньше, чем другая, то самую маленькую таблицу следует указать первой.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Некоторые полезные команды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 SQL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После создания БД, дабы в этом убедиться, можно выполнить запрос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lastRenderedPageBreak/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NAME from V$DATABASE;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(предварительно нужно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приконнектиться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как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SYSTEM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Вы хотите узнать версию установленного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 для установленной БД -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 запустите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утилиту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присоединитесь к БД любым пользователем, и, при успешном соединении с БД, в окне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появятся сообщения с версией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версией самой БД. Один из распространенных случаев, когда необходимо уточнить версию сервера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– выдача сообщений утилитами экспорта/импорта о несовместимости версий. Это происходит, когда серверная часть старее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клиентской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c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ли с БД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возникли проблемы, требующие внимательного изучения конфигурационных параметров, а у Вас нет доступа к файлу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INIT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находящемуся на сервере в каталоге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ORACLE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HOME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%\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DATABASE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 воспользуйтесь недокументированной командой утилиты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SVRMGR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30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ow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)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parameters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. При этом на экран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отобразяться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все настройки, указанные явно в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INIT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SID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используемые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 умолчанию. Удобнее предварительно задать команду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SPOOL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МойДиск</w:t>
      </w:r>
      <w:proofErr w:type="gramStart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.М</w:t>
      </w:r>
      <w:proofErr w:type="gram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ойПуть.МойФайл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LST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: тогда вывод будет дублирован в указанный протокол, который Вы сможете не торопясь изучить и сделать свои пометки. Можно также использовать команду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show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 &lt;параметр&gt;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для определения конкретного параметра.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Можно также просмотреть конфигурационные параметры с помощью утилиты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Instance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из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(см. Часть 1, Глава 6: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Instance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Manager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(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Vai</w:t>
      </w:r>
      <w:proofErr w:type="spellEnd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.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Запомните удобную команду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spool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 &lt;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ФайлПротокола</w:t>
      </w:r>
      <w:proofErr w:type="spellEnd"/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&gt;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при этом не потребуется копировать результаты запросов из окна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 Worksheet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 файл через буфер обмена. Не забудьте только отключить спулинг после выполнения скрипта 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spool off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), т.к. файл протокола не будет закрыт и будет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имееть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нулевой размер. И не нужно ставить «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;»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после этой команды (как и после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set echo on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т.к. это не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-команда, а команда самой утилиты.</w:t>
      </w:r>
    </w:p>
    <w:p w:rsidR="006331F9" w:rsidRPr="006331F9" w:rsidRDefault="006331F9" w:rsidP="006331F9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Вы, например, отлаживаете хранимые процедуры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или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 Worksheet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то очень поможет команда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show errors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, показывающая, в каких строках и какие ошибки имели место. Имейте только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ввиду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: если процедура начинается с комментариев, они не посчитаются за строки. Чтобы этого не произошло, рекомендуется не очень красивый, но используемый профессионалами способ – сначала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писать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create procedure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Процедура (…)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затем вводить заголовочные комментарии, а затем продолжать описание процедуры.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После создания БД также удобно просматривать ее на наличие таблиц, например, такими командами: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desc</w:t>
      </w:r>
      <w:proofErr w:type="spellEnd"/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  <w:proofErr w:type="spellStart"/>
      <w:r w:rsidRPr="006331F9">
        <w:rPr>
          <w:rFonts w:ascii="Courier New" w:eastAsia="Times New Roman" w:hAnsi="Courier New" w:cs="Courier New"/>
          <w:color w:val="000000"/>
        </w:rPr>
        <w:t>МояТаблица</w:t>
      </w:r>
      <w:proofErr w:type="spellEnd"/>
      <w:r w:rsidRPr="006331F9">
        <w:rPr>
          <w:rFonts w:ascii="Courier New" w:eastAsia="Times New Roman" w:hAnsi="Courier New" w:cs="Courier New"/>
          <w:color w:val="000000"/>
        </w:rPr>
        <w:t>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(при этом выводится описание структуры таблицы)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TABLE_NAME from USER_TABLES;  -- (</w:t>
      </w:r>
      <w:r w:rsidRPr="006331F9">
        <w:rPr>
          <w:rFonts w:ascii="Courier New" w:eastAsia="Times New Roman" w:hAnsi="Courier New" w:cs="Courier New"/>
          <w:color w:val="000000"/>
        </w:rPr>
        <w:t>ИЛИ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 … from TABS);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select OBJECT_NAME from USER_OBJECTS where OBJECT_TYPE=’TABLE’;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(или можно использовать представление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OBJ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вместо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USER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OBJECTS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Запросы к Словарю БД для просмотра описания или важных параметров пользовательских объектов: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 параметра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LAST NUMBER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 последовательности: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LAST_NUMBER from USER_SEQUENCES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SEQUENCE_NAME='BRANCH_SEQ';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екста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триггера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TRIGGERING_EVENT,TRIGGER_TYPE,STATUS,TRIGGER_BODY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USER_TRIGGERS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TABLE_OWNER='PLIPEKN' and TRIGGER_NAME='ACCID_LOG';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екст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а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функции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331F9">
        <w:rPr>
          <w:rFonts w:ascii="Courier New" w:eastAsia="Times New Roman" w:hAnsi="Courier New" w:cs="Courier New"/>
          <w:color w:val="000000"/>
          <w:lang w:val="en-US"/>
        </w:rPr>
        <w:t>substr</w:t>
      </w:r>
      <w:proofErr w:type="spellEnd"/>
      <w:r w:rsidRPr="006331F9">
        <w:rPr>
          <w:rFonts w:ascii="Courier New" w:eastAsia="Times New Roman" w:hAnsi="Courier New" w:cs="Courier New"/>
          <w:color w:val="000000"/>
          <w:lang w:val="en-US"/>
        </w:rPr>
        <w:t>(TEXT,1,500) from USER_SOURCE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TYPE='FUNCTION' and NAME='BRANCH_ID';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рав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для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пользователя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PRIVILEGE from SESSION_PRIVS;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 ролей для пользователя: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D41C01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D41C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ROLE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from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SESSION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>_</w:t>
      </w:r>
      <w:r w:rsidRPr="006331F9">
        <w:rPr>
          <w:rFonts w:ascii="Courier New" w:eastAsia="Times New Roman" w:hAnsi="Courier New" w:cs="Courier New"/>
          <w:color w:val="000000"/>
          <w:lang w:val="en-US"/>
        </w:rPr>
        <w:t>ROLES</w:t>
      </w:r>
      <w:r w:rsidRPr="00D41C01">
        <w:rPr>
          <w:rFonts w:ascii="Courier New" w:eastAsia="Times New Roman" w:hAnsi="Courier New" w:cs="Courier New"/>
          <w:color w:val="000000"/>
          <w:lang w:val="en-US"/>
        </w:rPr>
        <w:t>;</w:t>
      </w:r>
    </w:p>
    <w:p w:rsidR="006331F9" w:rsidRPr="00D41C01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Просмотр прав для роли: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GRANTED_ROLE from ROLE_ROLE_PRIVS where ROLE='DBA';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lastRenderedPageBreak/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Просмотр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ролей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для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роли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select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PRIVILEGE from ROLE_SYS_PRIVS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Arial"/>
          <w:color w:val="000000"/>
          <w:sz w:val="20"/>
          <w:szCs w:val="20"/>
          <w:lang w:val="en-US"/>
        </w:rPr>
      </w:pPr>
      <w:proofErr w:type="gramStart"/>
      <w:r w:rsidRPr="006331F9">
        <w:rPr>
          <w:rFonts w:ascii="Courier New" w:eastAsia="Times New Roman" w:hAnsi="Courier New" w:cs="Courier New"/>
          <w:color w:val="000000"/>
          <w:lang w:val="en-US"/>
        </w:rPr>
        <w:t>where</w:t>
      </w:r>
      <w:proofErr w:type="gramEnd"/>
      <w:r w:rsidRPr="006331F9">
        <w:rPr>
          <w:rFonts w:ascii="Courier New" w:eastAsia="Times New Roman" w:hAnsi="Courier New" w:cs="Courier New"/>
          <w:color w:val="000000"/>
          <w:lang w:val="en-US"/>
        </w:rPr>
        <w:t xml:space="preserve"> ROLE='IMP_FULL_DATABASE';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6331F9">
        <w:rPr>
          <w:rFonts w:ascii="Courier New" w:eastAsia="Times New Roman" w:hAnsi="Courier New" w:cs="Courier New"/>
          <w:color w:val="000000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Использование встроенных модулей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В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8 существуют следующие встроенные модули (подчеркнутые – используемые в настоящей документации) [2, с.568]: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ALERT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Синхронное взаимодействие соединений (сеансов)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APPLICATION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INFO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Регистрация приложений для трассировки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AQ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AQADM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Управление средством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8 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Advanced Queuing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DEFER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QUERY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DEFER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SYS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Создание отложенных вызовов удаленных процедур и управление этими вызовами (используется в репликационном механизме 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Multimaster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DDL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PL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-эквиваленты для некоторых команд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DDL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SESCRIBE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Описание хранимых подпрограмм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JOB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Планирование выполнения процедур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PL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LOB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Работа с объектами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LOB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8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LOCK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–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Блокировки, определяемые пользователями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OUTPUT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Вывод информации на экран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PIPE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- Асинхронное взаимодействие соединений (сеансов)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REFRESH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SNAPSHOT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Работа с моментальными снимками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REPCAT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,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REPCAT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ADMIN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,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REPCAT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AUTH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Работа со средством симметричного тиражирования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(используется в репликационном механизме </w:t>
      </w:r>
      <w:proofErr w:type="spell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Multimaster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ROWID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Получение информации из идентификаторов строк 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ROWID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Преобразование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ROWID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7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ROWID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8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наоборот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SESSION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–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PL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-эквивалент команды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alter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session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SHARED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POOL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Управление разделяемым пулом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Динамические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PL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(пример в Главе 3 Части 1)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TRANSACTION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–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Команды управления транзакциями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UTILITY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– Дополнительные служебные процедуры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UTL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FILE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– Файловый ввод-вывод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Эти модули иногда бывают очень полезны (вывод на экран, обмен сообщениями), а в ряде случаев без них не обойтись. Например, при импорте схемы в БД для замены устаревших данных в таблицах данного пользователя необходимо сначала отключить все триггеры и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ограничения для этих таблиц, затем удалить все данные, и только после этого производить импорт. Затем нужно опять включить ограничения и триггеры. Чтобы в скрипте не перечислять имена всех таблиц, триггеров и ограничений, можно их выбрать из Словаря данных 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USER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OBJECTS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др.) и затем использовать как параметры. Это достигается с помощью модуля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DBMS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_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(в Главе 5 Части 1 это будет подробно описано).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Что применять для ввода команд: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SVRMGR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30, 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SQL Plus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или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SQL </w:t>
      </w:r>
      <w:proofErr w:type="gramStart"/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Worksheet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 ?</w:t>
      </w:r>
      <w:proofErr w:type="gramEnd"/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Указанные в заголовке утилиты предназначены для ввода команд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DML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DDL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запуска скриптов, просмотра ошибок выполнения команд и ввода других команд, необходимых для управления БД. Следует отметить, что большинство «ручных» действий (т.е. выполняемых фактически в режиме командной строки), можно проще, нагляднее и быстрее осуществить в диалоговом режиме с помощью утилит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Enterprise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других. В то же время, наиболее «тонкое» управление БД, также как и самую исчерпывающую информацию (находящуюся в Словаре БД, состоящим из многих групп таблиц и представлений), можно получить только в режиме командной строки.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Ниже вкратце перечислены лишь некоторые достоинства и недостатки описываемых утилит, что позволит гибко подойти к их выбору в конкретной ситуации.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SVRMGR</w:t>
      </w:r>
      <w:r w:rsidRPr="006331F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30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Главное удобство – можно пользоваться на сервере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Novell Netware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Имеется также удобная команда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show parameters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просмотра конфигурационных параметров. Удобна для запуска больших скриптов (например, генерации БД или запроса к большой таблице), т.к. не имеет буфера для хранения исполненных команд. Недостатки – обычные недостатки утилит командной строки, где все действия нужно определять вводом команд. Но это также является  мощным достоинством –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u w:val="single"/>
        </w:rPr>
        <w:t>эту утилиту можно использовать в командных файлах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BAT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что позволяет набор однотипных действий выполнить одним нажатием клавиши. Впрочем, был обнаружен более существенный недостаток –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u w:val="single"/>
        </w:rPr>
        <w:t>выполняемый в этой утилите скрипт ломался на комментариях более 1000 символов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все прошло нормально). Следовательно, и слишком длинные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-выражения (часто встречающиеся в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insert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 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update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 также не пройдут.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Главные удобства: имеется везде; можно использовать для запуска больших скриптов (т.к. буфер ограничен); выводит после соединения версию БД. Неудобства: никаких удобств (нельзя «ползать» по вводимой строке для ее правки; нельзя повторить предыдущий ввод и т.д.). Еще один недостаток – при соединении нельзя указывать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as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dba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(как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 Worksheet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) – для этого нужно явно вводить команду (как и вообще последующие 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команды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connect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 И еще неудобство – по умолчанию длинные строки переносятся (в отличие от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 Worksheet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 Впрочем, при определенном навыке, работа с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перестает казаться неудобной.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val="en-US"/>
        </w:rPr>
        <w:t>SQL Worksheet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Это наиболее удобный «командный» пульт. Имеет неограниченный буфер выполненных команд и их результатов, имеет историю команд (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Ctrl</w:t>
      </w:r>
      <w:r w:rsidRPr="006331F9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– ввод предыдущей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комнды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 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Ctrl</w:t>
      </w:r>
      <w:r w:rsidRPr="006331F9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ввод следующей команды), позволяет редактировать вводимую строку. Запуск команды осуществляется кнопкой с молнией или клавишей 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Ctrl</w:t>
      </w:r>
      <w:r w:rsidRPr="006331F9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Enter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(в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SVRMGR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30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надо было вводить «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;»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затем нажимать </w:t>
      </w:r>
      <w:r w:rsidRPr="006331F9">
        <w:rPr>
          <w:rFonts w:ascii="Arial" w:eastAsia="Times New Roman" w:hAnsi="Arial" w:cs="Arial"/>
          <w:color w:val="000000"/>
          <w:sz w:val="24"/>
          <w:szCs w:val="24"/>
          <w:lang w:val="en-US"/>
        </w:rPr>
        <w:t>Enter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 Имеется также кнопка для соединения с БД. Утилитой можно пользоваться только на клиенте, где установлен пакет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Главный недостаток (запомните!) –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u w:val="single"/>
        </w:rPr>
        <w:t>нельзя использовать для запуска больших скриптов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(например, генерации Словаря БД), т.к. при заполнении буфера происходит пропорциональное замедление обработки следующих команд. Если Вам не повезет и в голову придет идея запустить скрипт генерации БД (да еще без спулинга), то через несколько часов Вы все равно снимите эту задачу, а потом потратите не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известно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сколько времени, чтобы понять, что было создано, а что еще нет (и что надо удалять и заново пересоздавать). Еще один недостаток – если скрипт большой или запрос выполняется долго, а Вы переключились в другое окно, то, вернувшись, кроме песочных часов можете обнаружить белый экран.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такая проблема возникает реже - Вы почти всегда видите весело бегущие строчки. Так что - да здравствует неудобный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SQL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*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Plus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А если и он немеет – посмотрите, не «отвалилась» ли сетка. Такое, к сожалению, часто бывает.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Описание ряда особенностей при работе с </w:t>
      </w: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Oracle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Некоторые особенности</w:t>
      </w:r>
    </w:p>
    <w:p w:rsidR="006331F9" w:rsidRPr="006331F9" w:rsidRDefault="006331F9" w:rsidP="006331F9">
      <w:pPr>
        <w:shd w:val="clear" w:color="auto" w:fill="000000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>ВНИМАНИЕ</w:t>
      </w:r>
      <w:proofErr w:type="gramStart"/>
      <w:r w:rsidRPr="006331F9">
        <w:rPr>
          <w:rFonts w:ascii="Verdana" w:eastAsia="Times New Roman" w:hAnsi="Verdana" w:cs="Times New Roman"/>
          <w:b/>
          <w:bCs/>
          <w:color w:val="FFFFFF"/>
          <w:sz w:val="24"/>
          <w:szCs w:val="24"/>
        </w:rPr>
        <w:t xml:space="preserve"> !</w:t>
      </w:r>
      <w:proofErr w:type="gramEnd"/>
    </w:p>
    <w:p w:rsidR="006331F9" w:rsidRPr="006331F9" w:rsidRDefault="006331F9" w:rsidP="006331F9">
      <w:pPr>
        <w:shd w:val="clear" w:color="auto" w:fill="DFDFD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Прежде чем менять пароль основного пользователя в распределенной БД учтите  следующее: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  <w:lang w:val="en-US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Свойства связи между БД определены в объекте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dblink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среди которых есть и пароль пользователя для основной схемы БД (которой принадлежат все таблицы).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Смена этого пароля сделает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dblink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неверным.</w:t>
      </w:r>
    </w:p>
    <w:p w:rsidR="006331F9" w:rsidRPr="006331F9" w:rsidRDefault="006331F9" w:rsidP="006331F9">
      <w:pPr>
        <w:shd w:val="clear" w:color="auto" w:fill="DFDFD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Попытка обновления снимков от таблиц БД, где произошла описанная смена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пароля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будет,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естесственно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неудачной, что может привести к зацикливанию таких попыток и приведению всей распределенной БД в нерабочее состояние.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Обнаруженные некорректности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lastRenderedPageBreak/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Неточности и подводные камни в технической документации: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Никогда не делайте просто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shutdown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(как сплошь и рядом написано в документации) – компьютер виснет надолго, а, может, и навсегда (до перезагрузки, что чревато). Всегда указывайте конкретно, например,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shutdown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normal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или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shutdown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immediate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 останова БД рекомендовано запускать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ORASTOP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 для запуска –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ORASTART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NCF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 Посмотрите вызываемые в них файлы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STOPDB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STARTDB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SQL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– и Вы не всегда будете пользоваться этими командными файлами, либо их откорректируете: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 останове БД выполняется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immediate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(хотя при отсутствии сервисов лучше делать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normal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);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108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БД запускается как </w:t>
      </w:r>
      <w:proofErr w:type="spellStart"/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nomount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(потом надо делать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alter database open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либо «переключить светофор»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Instance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из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Хотя и декларируется, что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Novell Netware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допускает длинные имена файлов (и это на самом деле так), но при генерации БД имена файлов для табличных простран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ств сл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едует задавать все-таки 8-значными (например, не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INDX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1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ORCL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IND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1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ORCL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иначе файл не будет создан.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36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Неприятности с версиями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: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БД создана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Enterprise Edition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8.0.3.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for Novell Netware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 на рабочем месте установлен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Client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8.0.3.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for Novell Netware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то Вы сможете лицезреть некорректную работу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ODBC Driver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: если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Access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97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 присоединяемой к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таблице имеются пустые поля типа даты, то соответствующие записи могут отображаться как ошибочные (метка «Ошибка» в каждом поле такой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записи), запросы к таким таблицам выполняться не будут, а формы, источниками строк в которых являются эти запросы, будут падать.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БД создана в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Enterprise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8.0.3.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for Novell Netware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, а на рабочем месте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установлен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Client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8.0.4.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for Novell Netware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то работа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ODBC Driver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исправляется, но утилиты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IMP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80.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EXE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 также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Oracle Data Manager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из пакета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OEM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выдают при работе ошибку: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Не могу выполнить экспорт/импо</w:t>
      </w:r>
      <w:proofErr w:type="gram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рт с БД</w:t>
      </w:r>
      <w:proofErr w:type="gramEnd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 xml:space="preserve"> устаревшей версии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Единственная корректная версия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для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Novell Netware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 – 8.0.4. Установите сервер и клиент именно этой версии и затем </w:t>
      </w:r>
      <w:proofErr w:type="spell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генерите</w:t>
      </w:r>
      <w:proofErr w:type="spell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БД. Не стоит создавать БД на сервере 8.0.3, а затем делать ее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upgrade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т.к. этот процесс более трудоемкий, чем об этом написано в сопроводительной документации (в частности, там ничего не говорится о необходимости перекомпиляции хранимых процедур, модулей и других объектов).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ind w:left="720" w:hanging="360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Symbol" w:eastAsia="Times New Roman" w:hAnsi="Symbol" w:cs="Times New Roman"/>
          <w:color w:val="000000"/>
          <w:sz w:val="24"/>
          <w:szCs w:val="24"/>
        </w:rPr>
        <w:t></w:t>
      </w:r>
      <w:r w:rsidRPr="006331F9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Существуют свои засады и с версиями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Oracle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, серверная часть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которого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 установлена на сервере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Windows NT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4.0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 клиентская – на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Windows NT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4.0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Windows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95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MS Windows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98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Что делать при изменении сетевого адреса сервера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Сначала о своих намерениях сообщите разработчикам, поскольку при изменении сетевого адреса сервера необходимо откорректировать файл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TNSNAMES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- как в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Компании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так и во всех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Объединениях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, а также перестроить в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Компании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все снимки на Ваши таблицы. Кроме того, это чревато перегрузкой сервера в </w:t>
      </w:r>
      <w:r w:rsidRPr="006331F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Компании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из-за многочисленных безуспешных попыток чтения таблиц в снимки, а также переполнением журналов снимков записями об ошибках. Т.е. дело это хлопотливое, опасное и делается по взаимному согласованию.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 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Возможные аварийные ситуации</w:t>
      </w:r>
    </w:p>
    <w:p w:rsidR="006331F9" w:rsidRPr="006331F9" w:rsidRDefault="006331F9" w:rsidP="006331F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331F9">
        <w:rPr>
          <w:rFonts w:ascii="Arial" w:eastAsia="Times New Roman" w:hAnsi="Arial" w:cs="Arial"/>
          <w:b/>
          <w:bCs/>
          <w:color w:val="000000"/>
          <w:sz w:val="36"/>
          <w:szCs w:val="36"/>
        </w:rPr>
        <w:t>Молния вывела из строя маршрутизатор</w:t>
      </w:r>
    </w:p>
    <w:p w:rsidR="006331F9" w:rsidRPr="006331F9" w:rsidRDefault="006331F9" w:rsidP="006331F9">
      <w:pPr>
        <w:shd w:val="clear" w:color="auto" w:fill="FFFFFF"/>
        <w:spacing w:before="60" w:after="60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           При этом вышла из строя связь по 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TCP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  <w:lang w:val="en-US"/>
        </w:rPr>
        <w:t>IP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 xml:space="preserve">-протоколу. </w:t>
      </w:r>
      <w:proofErr w:type="gramStart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Если другие протоколы работоспособны, введите их описание в файл 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TNSNAMES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(см. Часть 1, Глава 2:</w:t>
      </w:r>
      <w:proofErr w:type="gramEnd"/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  <w:proofErr w:type="gramStart"/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Создание строки соединения 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val="en-US"/>
        </w:rPr>
        <w:t>TNS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  (корректировка </w:t>
      </w:r>
      <w:r w:rsidRPr="006331F9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TNSNAMES</w:t>
      </w:r>
      <w:r w:rsidRPr="006331F9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.</w:t>
      </w:r>
      <w:r w:rsidRPr="006331F9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ORA</w:t>
      </w:r>
      <w:r w:rsidRPr="006331F9">
        <w:rPr>
          <w:rFonts w:ascii="Verdana" w:eastAsia="Times New Roman" w:hAnsi="Verdana" w:cs="Times New Roman"/>
          <w:i/>
          <w:iCs/>
          <w:color w:val="000000"/>
          <w:sz w:val="24"/>
          <w:szCs w:val="24"/>
        </w:rPr>
        <w:t>)</w:t>
      </w:r>
      <w:r w:rsidRPr="006331F9">
        <w:rPr>
          <w:rFonts w:ascii="Verdana" w:eastAsia="Times New Roman" w:hAnsi="Verdana" w:cs="Times New Roman"/>
          <w:color w:val="000000"/>
          <w:sz w:val="24"/>
          <w:szCs w:val="24"/>
        </w:rPr>
        <w:t>), причем строку описания работающего протокола переместите на первое место, а аварийного – на последнее.</w:t>
      </w:r>
      <w:proofErr w:type="gramEnd"/>
    </w:p>
    <w:p w:rsidR="0074767B" w:rsidRPr="0074767B" w:rsidRDefault="0074767B" w:rsidP="0074767B">
      <w:pPr>
        <w:shd w:val="clear" w:color="auto" w:fill="FFFFFF"/>
        <w:spacing w:after="150" w:line="240" w:lineRule="auto"/>
        <w:outlineLvl w:val="0"/>
        <w:rPr>
          <w:rFonts w:ascii="Verdana" w:eastAsia="Times New Roman" w:hAnsi="Verdana" w:cs="Times New Roman"/>
          <w:b/>
          <w:bCs/>
          <w:color w:val="333333"/>
          <w:spacing w:val="8"/>
          <w:kern w:val="36"/>
          <w:sz w:val="42"/>
          <w:szCs w:val="42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pacing w:val="8"/>
          <w:kern w:val="36"/>
          <w:sz w:val="42"/>
          <w:szCs w:val="42"/>
        </w:rPr>
        <w:t xml:space="preserve">Особенности работы платформы 1С с СУБД 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pacing w:val="8"/>
          <w:kern w:val="36"/>
          <w:sz w:val="42"/>
          <w:szCs w:val="42"/>
        </w:rPr>
        <w:t>OracleDatabase</w:t>
      </w:r>
      <w:proofErr w:type="spellEnd"/>
    </w:p>
    <w:p w:rsidR="0074767B" w:rsidRPr="0074767B" w:rsidRDefault="0074767B" w:rsidP="0074767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Публикация №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340996</w:t>
      </w:r>
    </w:p>
    <w:p w:rsidR="0074767B" w:rsidRPr="0074767B" w:rsidRDefault="00D41C01" w:rsidP="0074767B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hyperlink r:id="rId21" w:history="1">
        <w:r w:rsidR="0074767B" w:rsidRPr="0074767B">
          <w:rPr>
            <w:rFonts w:ascii="Verdana" w:eastAsia="Times New Roman" w:hAnsi="Verdana" w:cs="Times New Roman"/>
            <w:color w:val="3B5998"/>
            <w:sz w:val="21"/>
            <w:szCs w:val="21"/>
          </w:rPr>
          <w:t>Разработка</w:t>
        </w:r>
      </w:hyperlink>
      <w:r w:rsidR="0074767B" w:rsidRPr="0074767B">
        <w:rPr>
          <w:rFonts w:ascii="Verdana" w:eastAsia="Times New Roman" w:hAnsi="Verdana" w:cs="Times New Roman"/>
          <w:color w:val="333333"/>
          <w:sz w:val="21"/>
          <w:szCs w:val="21"/>
        </w:rPr>
        <w:t> - </w:t>
      </w:r>
      <w:hyperlink r:id="rId22" w:history="1">
        <w:r w:rsidR="0074767B" w:rsidRPr="0074767B">
          <w:rPr>
            <w:rFonts w:ascii="Verdana" w:eastAsia="Times New Roman" w:hAnsi="Verdana" w:cs="Times New Roman"/>
            <w:color w:val="3B5998"/>
            <w:sz w:val="21"/>
            <w:szCs w:val="21"/>
          </w:rPr>
          <w:t>Системная интеграция</w:t>
        </w:r>
      </w:hyperlink>
      <w:r w:rsidR="0074767B" w:rsidRPr="0074767B">
        <w:rPr>
          <w:rFonts w:ascii="Verdana" w:eastAsia="Times New Roman" w:hAnsi="Verdana" w:cs="Times New Roman"/>
          <w:color w:val="333333"/>
          <w:sz w:val="21"/>
          <w:szCs w:val="21"/>
        </w:rPr>
        <w:t> - </w:t>
      </w:r>
      <w:hyperlink r:id="rId23" w:history="1">
        <w:r w:rsidR="0074767B" w:rsidRPr="0074767B">
          <w:rPr>
            <w:rFonts w:ascii="Verdana" w:eastAsia="Times New Roman" w:hAnsi="Verdana" w:cs="Times New Roman"/>
            <w:color w:val="3B5998"/>
            <w:sz w:val="21"/>
            <w:szCs w:val="21"/>
          </w:rPr>
          <w:t>Интеграция</w:t>
        </w:r>
      </w:hyperlink>
    </w:p>
    <w:p w:rsidR="0074767B" w:rsidRPr="0074767B" w:rsidRDefault="0074767B" w:rsidP="0074767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240" w:lineRule="auto"/>
        <w:textAlignment w:val="top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Олег Филиппов</w:t>
      </w:r>
      <w:hyperlink r:id="rId24" w:history="1">
        <w:r w:rsidRPr="0074767B">
          <w:rPr>
            <w:rFonts w:ascii="Verdana" w:eastAsia="Times New Roman" w:hAnsi="Verdana" w:cs="Times New Roman"/>
            <w:color w:val="777777"/>
            <w:sz w:val="21"/>
            <w:szCs w:val="21"/>
          </w:rPr>
          <w:t>(</w:t>
        </w:r>
        <w:proofErr w:type="spellStart"/>
        <w:r w:rsidRPr="0074767B">
          <w:rPr>
            <w:rFonts w:ascii="Verdana" w:eastAsia="Times New Roman" w:hAnsi="Verdana" w:cs="Times New Roman"/>
            <w:color w:val="777777"/>
            <w:sz w:val="21"/>
            <w:szCs w:val="21"/>
          </w:rPr>
          <w:t>comol</w:t>
        </w:r>
        <w:proofErr w:type="spellEnd"/>
        <w:r w:rsidRPr="0074767B">
          <w:rPr>
            <w:rFonts w:ascii="Verdana" w:eastAsia="Times New Roman" w:hAnsi="Verdana" w:cs="Times New Roman"/>
            <w:color w:val="777777"/>
            <w:sz w:val="21"/>
            <w:szCs w:val="21"/>
          </w:rPr>
          <w:t>)</w:t>
        </w:r>
      </w:hyperlink>
    </w:p>
    <w:p w:rsidR="0074767B" w:rsidRPr="0074767B" w:rsidRDefault="0074767B" w:rsidP="0074767B">
      <w:pPr>
        <w:shd w:val="clear" w:color="auto" w:fill="FFFFFF"/>
        <w:spacing w:after="0" w:line="240" w:lineRule="auto"/>
        <w:textAlignment w:val="top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Рейтинг: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4677</w:t>
      </w:r>
    </w:p>
    <w:p w:rsidR="0074767B" w:rsidRPr="0074767B" w:rsidRDefault="00D41C01" w:rsidP="0074767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hyperlink r:id="rId25" w:history="1">
        <w:r w:rsidR="0074767B" w:rsidRPr="0074767B">
          <w:rPr>
            <w:rFonts w:ascii="Verdana" w:eastAsia="Times New Roman" w:hAnsi="Verdana" w:cs="Times New Roman"/>
            <w:color w:val="333333"/>
            <w:sz w:val="20"/>
            <w:szCs w:val="20"/>
            <w:bdr w:val="single" w:sz="6" w:space="0" w:color="CCCCCC" w:frame="1"/>
            <w:shd w:val="clear" w:color="auto" w:fill="F5F5F5"/>
          </w:rPr>
          <w:t> Подписаться</w:t>
        </w:r>
      </w:hyperlink>
    </w:p>
    <w:p w:rsidR="0074767B" w:rsidRPr="0074767B" w:rsidRDefault="0074767B" w:rsidP="0074767B">
      <w:pPr>
        <w:shd w:val="clear" w:color="auto" w:fill="FFFFFF"/>
        <w:spacing w:after="0" w:line="240" w:lineRule="auto"/>
        <w:textAlignment w:val="top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+95 –</w:t>
      </w:r>
    </w:p>
    <w:p w:rsidR="0074767B" w:rsidRPr="0074767B" w:rsidRDefault="0074767B" w:rsidP="0074767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    </w:t>
      </w:r>
    </w:p>
    <w:p w:rsidR="0074767B" w:rsidRPr="0074767B" w:rsidRDefault="0074767B" w:rsidP="0074767B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Статья посвящена работе платформы 1С с СУБД ORACLEDATABASE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Финансовый аспект внедрения 1С на ORACLE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Первый вопрос, который мне хотелось бы рассмотреть – это финансовый аспект внедрения 1С на ORACLE. У большинства сложилось такое мнение, что внедрение 1С на ORACLE очень дорогое, и что в принципе, если в проекте использовать СУБД ORACLE, то стоимость проекта вырастет на порядок. Это не совсем необоснованное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мнение, однако, все-таки хотелось бы разобраться подробнее, из чего будет складываться стоимость проекта, если для его реализации будет выбрана СУБД ORACLE.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0F617242" wp14:editId="2868F64A">
            <wp:extent cx="5986780" cy="4416425"/>
            <wp:effectExtent l="0" t="0" r="0" b="3175"/>
            <wp:docPr id="7" name="Рисунок 7" descr="https://infostart.ru/upload/iblock/1fc/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nfostart.ru/upload/iblock/1fc/Clipboard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Первое – это, конечно, лицензии. Поскольку я не эксперт по лицензированию, я просто набрал в интернете ORACLE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посмотрел стоимость лицензий для одного человека (не по SOCKET, не по памяти, не по серверам – а в наиболее упрощенном варианте) и получил приблизительно такие суммы. Как видим,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одна лицензия ORACLE стоит даже дешевле, чем аналогичная ей лицензия MSSQL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Для сравнения использую редакции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StandartEditionONEORACLE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StandartEditionMSSQLServer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потому что это начальные редакции, и 1С нам большинство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», которые есть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Enterprise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версиях, запрещает к использованию.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OC на сервер для ORACLE вообще </w:t>
      </w:r>
      <w:proofErr w:type="gram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бесплатна</w:t>
      </w:r>
      <w:proofErr w:type="gram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(условно бесплатна, конечно)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– это LINUX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Дело в том, что ORACLE – это продукт, который изначально разрабатывался под LINUX, и он изначально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линуксовый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» - посмотрите на структуру каталогов, на кучу настроечных файликов, на JAVA-интерфейс, - вы сразу это заметите.  Для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Microsoft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это, соответственно,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WindowsServer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(другого варианта у нас нет), но даже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StandartEdition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версии он все равно стоит 1000 руб.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Сам сервер (железо) – конечно, составит большую долю стоимости проекта, но для сравнения стоимости внедрения СУБД его стоимость нас волновать не будет.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А вот последний пункт (наличие DBA -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ORACLEDBA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или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MSSQLDBA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) – он самый интересный. Если мы говорим о внедрении на MSSQL – то все-таки у большинства были внедрения, в которых можно было обойтись без DBA, поскольку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это продукт не такой сложный, у него хорошее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usability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хорошая методология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Microsoft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с его администрированием более-менее можно разобраться самому.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Для ORACLE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– на маленьких проектах, конечно, есть шанс – на больших проектах (от 100 пользователей), конечно, уже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необходим отдельный человек, который будет следить за работой СУБД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который будет администрировать ее работу, будет ею управлять.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Графические средства администрирования СУБД ORACLE не такие мощные, не такие красивые и не такие замечательные, как в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Основные понятия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Дальше я, по возможности кратко, рассмотрю основные понятия. Без них понять, почему 1С так работает с ORACLE, не получится.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Первое понятие – это схема ORACLE и база данных.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Очень часто, при обсуждении работы 1С на ORACLE, принимается за правило такое упрощение, что для ORACLE база данных это схема. Это самое популярное заблуждение. В нем корень всех проблем (очень многих проблем работы 1С с СУБД ORACLE).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Схема – это логическая сущность. Это группа таблиц. База данных – это физическая сущность. Это группа файлов. Ставить между ними знак равенства – никоим образом не правильно!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5DBD4415" wp14:editId="40E9B33E">
            <wp:extent cx="5986780" cy="4330700"/>
            <wp:effectExtent l="0" t="0" r="0" b="0"/>
            <wp:docPr id="8" name="Рисунок 8" descr="https://infostart.ru/upload/iblock/658/Clipboar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fostart.ru/upload/iblock/658/Clipboard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Поэтому в ORACLE есть проблемы с резервным копированием, с ведением логов, с перемещением баз данных на отдельный диск и т.д.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1С, для упрощения себе жизни, выбрала схему как инструмент для создания в консоли кластера. Чтобы можно было из 1С создать базу данных, они выбрали вместо нее схему. Дело в том, что создание базы данных в ORACLE – это нетривиальный процесс. Каждая база данных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- это отдельный сервис, отдельный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instance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1С все это упростила, и для отдельной базы данных использует отдельную схему. Мне кажется, что 1С выбрала неправильную политику. Это некоторый такой обман пользователей. Нет знака равенства между понятиями Схема и База данных. Крупное решение на ORACLE может нормально функционировать только в том случае, если у вас на одном сервере, на одном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Instance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есть только одна база 1С. Другого варианта нет.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Версионность.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Не буду подробно останавливаться. Скажу только, что есть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версионные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 и блокировочные СУБД.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608E34A7" wp14:editId="4A86D06C">
            <wp:extent cx="5986780" cy="4477385"/>
            <wp:effectExtent l="0" t="0" r="0" b="0"/>
            <wp:docPr id="9" name="Рисунок 9" descr="https://infostart.ru/upload/iblock/8af/Clipboar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nfostart.ru/upload/iblock/8af/Clipboard0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В блокировочных СУБД, если одна транзакция уже начала изменять данные, то другая транзакция в этот момент вынуждена ждать.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версионных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 другая транзакция может прочитать данные.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Версионная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 – это хорошо, блокировочная СУБД – плохо. Однако,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версионная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 – это не панацея от всех бед, потому что если вы в результате ее использования получите предыдущую версию остатков – вы не очень обрадуетесь. Все равно приходится накладывать управляемые блокировки, все равно параллельно записать ничего не сможете – чудес не бывает!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Блокировочные СУБД – это IBMDB2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(надо признать, что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есть режим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Read_Commited_Snapshot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- некая пародия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версионирование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его используют в версии платформы 1С 8.3, еще его используют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MicrosoftDynamics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AX).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Версионные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 – это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и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PostgreSQL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Про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Postgre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ничего плохого сказать не хочу, это бесплатная СУБД, проект энтузиастов. Лично я не рассматриваю его как СУБД для серьезных проектов. Мне кажется, что среди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версионных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СУБД, поддерживаемых платформой 1С, ORACLE – единственный полноценный вариант.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За что же любят ORACLE?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Сразу скажу, что в статье будет много плохого про эту СУБД, но есть некоторые положительные моменты, характерные чисто для ORACLE.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Обычно – с СУБД ORACLE связывают качества высокой производительности,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unbreakable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т.д.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По моему мнению, суть тут немножко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другом.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применяются две прогрессивные технологии –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RAC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и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ASM.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30F68C56" wp14:editId="7D72958E">
            <wp:extent cx="5986780" cy="4477385"/>
            <wp:effectExtent l="0" t="0" r="0" b="0"/>
            <wp:docPr id="10" name="Рисунок 10" descr="https://infostart.ru/upload/iblock/a58/Clipboar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nfostart.ru/upload/iblock/a58/Clipboard0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RAC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(кластер типа «активен» - «активен»)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– это полноценный кластер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Именно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полноценный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не как мы привыкли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Я сомневаюсь, что кто-то смог реализовать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распараллеливание запросов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по разным серверам (или что это в ближайшее время появится). В ORACLE это появилось давно. Это уже обкатанная на крупных системах технология (для действительно больших систем это необходимо). </w:t>
      </w:r>
      <w:proofErr w:type="spellStart"/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oraclestandardeditionone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кластеризация RAC в полной мере не поддерживается.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ASM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как правило используется совместно с RAC. Это отдельно устанавливаемый на каждый узел кластера мини-экземпляр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предоставляющий сервисы работы с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 xml:space="preserve">дисками и позволяющий избежать обращения к диску (позволяющий работать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RAWdevices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 - дисках без файловой системы – всю работу по кэшированию данных выполняет сам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)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ASM повышает производительность путем автоматического рассредоточения объектов базы данных по большому количеству устройств, увеличивает доступность базы данных, так как позволяет добавлять в базу данных новые дисковые устройства, не останавливая ее.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ASM автоматически, с минимальным вмешательством в работу производит выравнивание распределения файлов по устройствам.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 сути, управление дисками и ФС автоматизировано и отдано на откуп DBA. В случае использования SAN и большого числа дисков – очень актуально.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Логгирование</w:t>
      </w:r>
      <w:proofErr w:type="spellEnd"/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С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логгированием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все достаточно сложно. Единственное, на что хотелось бы обратить внимание, что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если мы работаем в режиме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ArchiveLog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– мы можем делать полноценные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Backup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-ы, а если мы работаем в режиме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NoArchiveLog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– мы </w:t>
      </w:r>
      <w:proofErr w:type="gram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полноценных</w:t>
      </w:r>
      <w:proofErr w:type="gram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Backup-ов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делать не можем (только средствами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impdp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и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expdp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).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В режиме </w:t>
      </w:r>
      <w:proofErr w:type="spellStart"/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ArchiveLog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если у вас на сервере есть более 1 БД 1С и вы хотите использовать полнофункциональные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бэкапы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понадобится вторая БД, созданная специальным образом, для восстановления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бэкапа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чтобы потом средствами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datapump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перенести в основной сервер. Вообще в 90% случаев для 1С будет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NoArchiveLog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Всё зависит от выбранной стратегии резервного копирования и SLA (если таковой имеется). По сути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ArchiveLog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банальная ротация, но без неё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online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резервное копирование невозможно. Если кончится место для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ArchiveLog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1С тупо упадёт.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2FE07261" wp14:editId="5090CE93">
            <wp:extent cx="5986780" cy="4209415"/>
            <wp:effectExtent l="0" t="0" r="0" b="635"/>
            <wp:docPr id="11" name="Рисунок 11" descr="https://infostart.ru/upload/iblock/e93/Clipboard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nfostart.ru/upload/iblock/e93/Clipboard0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Табличные пространства в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Oracle</w:t>
      </w:r>
      <w:proofErr w:type="spellEnd"/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Интересная тема.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-е табличные пространства – это просто группа файлов. В ORACLE это понятие сильно расширили, т.к. в ORACLE по традиции для файлов нужно увеличивать начальный размер и приращение, т.е. для ТП можно задать размер блока,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bigfile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ведение логов. Если не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bigfile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то ограничение 32 ГБ.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5E51C759" wp14:editId="02599B65">
            <wp:extent cx="5986780" cy="4434205"/>
            <wp:effectExtent l="0" t="0" r="0" b="4445"/>
            <wp:docPr id="12" name="Рисунок 12" descr="https://infostart.ru/upload/iblock/68d/Clipboard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nfostart.ru/upload/iblock/68d/Clipboard0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Табличные пространства 1С:</w:t>
      </w:r>
    </w:p>
    <w:p w:rsidR="0074767B" w:rsidRPr="0074767B" w:rsidRDefault="0074767B" w:rsidP="0074767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Data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Сами таблицы</w:t>
      </w:r>
    </w:p>
    <w:p w:rsidR="0074767B" w:rsidRPr="0074767B" w:rsidRDefault="0074767B" w:rsidP="0074767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Index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индексы</w:t>
      </w:r>
    </w:p>
    <w:p w:rsidR="0074767B" w:rsidRPr="0074767B" w:rsidRDefault="0074767B" w:rsidP="0074767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Index_Big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размер блока 16КБ. Если индекс не удаётся создать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Index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платформа пытается создать его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Index_big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Еще нужно установить размер кэша для 16 КБ блоков. Собственно, размер блока можно варьировать. Чем меньше – тем быстрее запись. Чем больше, тем быстрее чтение больших объемов</w:t>
      </w:r>
    </w:p>
    <w:p w:rsidR="0074767B" w:rsidRPr="0074767B" w:rsidRDefault="0074767B" w:rsidP="0074767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LOB – хранилища значений и строки неограниченной длины. Очень хорошо, что разделили. Теперь можно, не нарушая лицензионного соглашения, вынести весь мусор на отдельный диск</w:t>
      </w:r>
    </w:p>
    <w:p w:rsidR="0074767B" w:rsidRPr="0074767B" w:rsidRDefault="0074767B" w:rsidP="0074767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Temp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tempdb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Нужен очень быстрый дисковый массив.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Хотелось бы обратить внимание на табличное пространство 1С V81C_LOB. ORACLE на данный момент времени единственная СУБД, в которой есть полноценное хранение файлов и строк неограниченной длины.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 ORACLE мы можем файлы и строки неограниченной длины переложить на отдельный диск.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Что это значит? Мы можем, к примеру, внедрять 1С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:Д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окументооборот в больших компаниях, на больших объемах данных и при этом не ставить эту галочку, которую все любят – «хранение файла во внешнем хранилище». ORACLE позволяет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нам хранить все наши файлы непосредственно в базе данных (эта база данных будет размещена на нескольких дисках). Самое интересное, что не только ORACLE – любая СУБД нам позволяет это сделать, просто лицензионное соглашение 1С накладывает ограничения – для любых других СУБД стандартных средств переноса файлов и строк неограниченной длины на отдельное дисковое пространство сервера у нас нет.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А в случае с ORACLE 1С догадались выделить для этого </w:t>
      </w:r>
      <w:proofErr w:type="gram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отдельное</w:t>
      </w:r>
      <w:proofErr w:type="gram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табличное пространствоV81C_LOB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Замечательная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фича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».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Еще несколько основных понятий:</w:t>
      </w:r>
    </w:p>
    <w:p w:rsidR="0074767B" w:rsidRPr="0074767B" w:rsidRDefault="0074767B" w:rsidP="0074767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REDOLOG (текущий лог) – Нужно следить за размером свободного пространства. Можно отключать.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«не прощает ошибки». Если заканчивается место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под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логи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просто «падает». Если нет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Backup-ов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то и </w:t>
      </w:r>
      <w:proofErr w:type="spellStart"/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логи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не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нужны</w:t>
      </w:r>
    </w:p>
    <w:p w:rsidR="0074767B" w:rsidRPr="0074767B" w:rsidRDefault="0074767B" w:rsidP="0074767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ALERTLOG(технологический журнал) -  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/u01/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app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diag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rbms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main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/OID/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  <w:u w:val="single"/>
        </w:rPr>
        <w:t>alert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смотреть в него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придётся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даже если есть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dba</w:t>
      </w:r>
      <w:proofErr w:type="spellEnd"/>
    </w:p>
    <w:p w:rsidR="0074767B" w:rsidRPr="0074767B" w:rsidRDefault="0074767B" w:rsidP="0074767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LISTENER (организация сетевого доступа) – при работе с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мы не привыкли, что сетевой доступ к базе – это отдельное приложение</w:t>
      </w:r>
    </w:p>
    <w:p w:rsidR="0074767B" w:rsidRPr="0074767B" w:rsidRDefault="0074767B" w:rsidP="0074767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SYSDBA (режим работы с базой) -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root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для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обычные действия в этом режиме недоступны. Режим только для администратора.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 основными понятиями разобрались. Теперь перейду к «основной статье» - буду рассказывать конкретно о работе ORACLE с 1С.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Проблемы разработки 1С на ORACLE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Первая и самая главная –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специфичная лингвистическая сортировка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Если мы говорим о работе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текстовыми строками, то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это, наверное, главная проблема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Платформа 1С использует одинаковые механизмы работы со всеми вариантами СУБД (в том числе с файловой версией). Соответственно, сортировку строковых значений в таблицах баз данных платформа 1С реализует по своим правилам. В частности, если в строке присутствуют точка или запятая, то для 1С это будет влиять на сортировку. В ORACLE, которая ориентирована на стандарты, точка или запятая на сортировку не влияют. Из-за такой элементарной проблемы 1С пришлось городить целый «огород» - использовать функцию NLSSORT для того,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чтобы была своя сортировка. А уже использование этой функции повлекло существенные модификации.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55A5AB8B" wp14:editId="4FB2D221">
            <wp:extent cx="3813175" cy="2855595"/>
            <wp:effectExtent l="0" t="0" r="0" b="1905"/>
            <wp:docPr id="13" name="Рисунок 13" descr="https://infostart.ru/upload/iblock/be9/Clipboard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nfostart.ru/upload/iblock/be9/Clipboard0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Любой индекс и любая сортировка по строке, которые у вас есть, будут использовать функцию NLSSORT (неявно ее вызывать)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Использование этой функции вызывает также обязательность установки для работы ORACLE с 1С специфичного приложения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Lbuilder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(это единственное, что отличает установку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для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1С от простой установки ORACLE).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Чем это грозит для разработчиков? А для разработчика это грозит тем, что у вас (по умолчанию)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не будут работать регистры, имеющие более 3-х строковых измерений. И еще тем, что размер строкового индекса будет очень большой. Короче – любая длинная строка в регистре сведений либо в регистре бухгалтерии, либо в регистре накопления – это очень плохо. Любой индекс по строке – это тоже плохо, и сортировка по строке – это тоже плохо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Однако, в целом, функциональный индекс работает быстро. То, что такие строковые индексы в табличном пространстве V81C_INDEX_BIG занимают большие объемы, конечно, не очень хорошо, но не критично. Просто нужно знать, что в целом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регистр накопления с измерением типа «Строка» - это архитектурная ошибка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В частности, ORACLE просто об этом напоминает.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Дальше – еще одна очень неприятная новость. ORACLE не использует кластерные индексы. То есть ORACLE, конечно, использует кластерные индексы – они там называются IOT – это более правильное название для кластерных индексов в ORACLE. Просто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1С на ORACLE кластерные индексы не использует, а создает обычные индексы.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Чем это нам грозит? П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ри работе 1С на ORACLE скорость записи у нас увеличивается, в отличие от других СУБД – кажется, что это плюс. С другой 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lastRenderedPageBreak/>
        <w:t>стороны – скорость чтения снижается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При работе с другими СУБД 1С строит кластерный индекс для любых ссылочных типов по ссылке – это наиболее быстрый способ выбора данных. А при реализации движка работы с ORACLE 1С пришлось от кластерных индексов отказаться. И мне иногда интересно наблюдать в интернете тесты, где красиво представлено, что когда решение работает на ORACLE, оно так быстро записывается, а читается чуть-чуть медленнее. На самом деле – это не совсем проблема ORACLE – это просто логика работы 1С. Если об этой логике знать – то ничего удивительно в этом нет.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1A3425A4" wp14:editId="5D94BC66">
            <wp:extent cx="4580890" cy="3088005"/>
            <wp:effectExtent l="0" t="0" r="0" b="0"/>
            <wp:docPr id="14" name="Рисунок 14" descr="https://infostart.ru/upload/iblock/fe6/Clipboard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nfostart.ru/upload/iblock/fe6/Clipboard0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Еще два неприятных момента</w:t>
      </w:r>
    </w:p>
    <w:p w:rsidR="0074767B" w:rsidRPr="0074767B" w:rsidRDefault="0074767B" w:rsidP="0074767B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по типу NULL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у всех СУБД, кроме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ведется обратный порядок сортировки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Временные таблицы – мы все уже привыкли к ним. Все разработчики с ними работают, но в случае использования ORACLE –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временные таблицы становятся не совсем временными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Я считаю, что у разработчиков 1С это была методологическая ошибка – поскольку временные таблицы в ORACLE предназначены совсем для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другого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Вцелом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ORACLE не рекомендует использовать временные таблицы для сохранения промежуточных результатов. Там промежуточный результат сохраняется во вьюшках. 1С хранит этот промежуточный результат во временных таблицах, а эти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временные таблицы создаются в базе как обычные таблицы и ничем от них не отличаются. Создаются, потом используются…. Очищаются. Но в словаре остаются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Кроме того, временные таблицы в ORACLE ориентированы на жесткую структуру, разве что данные из них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 xml:space="preserve">используются только в рамках сеанса. Разделяются для каждой сессии, поэтому даже с включенным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dynamic_sampling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никто не обещает корректного плана выполнения запроса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Это не говорит о том, что не надо использовать временные таблицы, их надо использовать. Просто если, например, я сам писал запрос, в котором временные таблицы генерировались программно при сборе запроса, то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это при работе на ORACLE вызовет существенные проблемы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: если у вас в запросе 200 временных таблиц, то запрос при первом выполнении на ORACLE – хорошо, если выполнится, а может выполняться очень долго.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Не хочется произносить слова «баги», но всё-таки придётся. Слайд отчасти дублирует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предыдущие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4EE0CA71" wp14:editId="20C32FFD">
            <wp:extent cx="5986780" cy="3873500"/>
            <wp:effectExtent l="0" t="0" r="0" b="0"/>
            <wp:docPr id="15" name="Рисунок 15" descr="https://infostart.ru/upload/iblock/234/Clipboard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nfostart.ru/upload/iblock/234/Clipboard0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Если вы разрабатывали хотя бы раз конфигурации под управляемое приложение – вы, безусловно, знаете, что такое БСП.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БСП на ORACLE даже не запускается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… Проблема копеечная – быстро решается, можно было бы просто немного переписать запрос или внести маленькую модификацию в платформу, но – до сих пор эта проблема не решена (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три последних релиза БСП эта проблема существует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). Вызвана эта проблема тем, что в перечислениях обращение к реквизиту «порядок» приводит к ошибке.  Напомню, что БСП – это основа всех последних решений 1С. 1С позиционирует БСП как «основной инструмент разработчика» и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«флагманский продукт», не обращая внимания на эту ошибку. Это значит, что даже первичного тестирования работоспособности на ORACLE не проводится.</w:t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Про проблему с БД (с ее резервным копированием и обслуживанием из-за использования схемы как БД) уже сказал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. Резервное копирование в ORACLE – либо у вас одна база на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Instance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  -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Production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, либо у вас резервное копирование осуществляется только средствами импорта (нет дифференциального, нет разностного резервного копирования).</w:t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С временными таблицами и чтением данных из 1С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всё плохо.</w:t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Технологический журнал 1С от ORACLE не получает плана запросов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– пока что эта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фича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не работает.</w:t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Нормального Профайлера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как в MSSQL,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нет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– не найдёте. Есть куча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различных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LogAnalizer-ов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т.ч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умеют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Toad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Spotlight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о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которых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речь пойдёт ниже. Но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Online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графического плана запроса, полноценной фильтрации не найти. Конечно, профессиональные ORACLEDBA умеют анализировать загруженность – они запускают консольные средства, генерируют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html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-файлики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… Н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 это уже не «два клика» - следовательно,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если на проекте идет речь об анализе производительности, то обязательно необходим ORACLEDBA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Оптимизатор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не ориентирован на обширное использование вложенных запросов и,  как правило, выбирает достаточно простой план выполнения для соединений (NASTEDLOOPS).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На этом слайде я собрал все то, что нарушает лицензионное соглашение 1С (1Сзапрещает нам использование данных возможностей). Тут есть некоторые важные моменты: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36799FC5" wp14:editId="72F3118B">
            <wp:extent cx="5986780" cy="4028440"/>
            <wp:effectExtent l="0" t="0" r="0" b="0"/>
            <wp:docPr id="16" name="Рисунок 16" descr="https://infostart.ru/upload/iblock/dbd/Clipboar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nfostart.ru/upload/iblock/dbd/Clipboard1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Секционирование (в ORACLE его 6 видов, таблицу можно разбить на 2 диска) –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1С использование секционирования не предусматривает</w:t>
      </w:r>
    </w:p>
    <w:p w:rsidR="0074767B" w:rsidRPr="0074767B" w:rsidRDefault="0074767B" w:rsidP="0074767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Storedoutline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«подсказки» оптимизатору. Насколько я знаю,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мы можем повлиять на план запроса только косвенно (то есть мы раньше, чтобы блокировок в базе 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не было, добавляли в регистр 2000 записей) – в ORACLE все гораздо проще.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позволяет управлять планами запросов. 1С использование этой возможности не предусматривает</w:t>
      </w:r>
    </w:p>
    <w:p w:rsidR="0074767B" w:rsidRPr="0074767B" w:rsidRDefault="0074767B" w:rsidP="0074767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Mat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View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индексированные представления, которые могут использоваться вместо таблиц. 1С также не использует эту возможность</w:t>
      </w:r>
    </w:p>
    <w:p w:rsidR="0074767B" w:rsidRPr="0074767B" w:rsidRDefault="0074767B" w:rsidP="0074767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Сжатие</w:t>
      </w:r>
    </w:p>
    <w:p w:rsidR="0074767B" w:rsidRPr="0074767B" w:rsidRDefault="0074767B" w:rsidP="0074767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Битовые индексы – вкратце – индекс по организации. Все, кто отслеживал историю становления прикладных решений фирмы 1С, могли обратить внимание: сначала реквизит «Организация» во всех документах был индексированным. Потом – развитие конструкторской мысли архитекторов прикладных решений 1С привело к тому, что реквизит «Организация» перестал быть индексированным. Логично. Организаций обычно 3-4 штуки, селективность маленькая, индекс не используется, он лишний. Потом опять появились рекомендации о том, что этот реквизит нужно добавлять в индекс. Это, что называется,  «на безрыбье и рак рыба».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Реквизит «Организация» - это типичный случай битового индекса. Когда у вас 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lastRenderedPageBreak/>
        <w:t>низкая селективность, но – при этом он везде используется, по нему везде есть отборы</w:t>
      </w:r>
      <w:proofErr w:type="gram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… К</w:t>
      </w:r>
      <w:proofErr w:type="gram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сожалению, эту возможность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мы тоже не можем использовать…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То есть можем, конечно, НО…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Параметры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0086254F" wp14:editId="3551FBA0">
            <wp:extent cx="5986780" cy="4511675"/>
            <wp:effectExtent l="0" t="0" r="0" b="3175"/>
            <wp:docPr id="17" name="Рисунок 17" descr="https://infostart.ru/upload/iblock/211/Clipboar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nfostart.ru/upload/iblock/211/Clipboard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По умолчанию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подойдёт только для тестовой среды. Обязательно при первичной настройке необходимо выставить следующие параметры: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-US"/>
        </w:rPr>
        <w:t>Sessions&gt;230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и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-US"/>
        </w:rPr>
        <w:t>Processes&gt;200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>. Sessions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и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Processes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всегда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почти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не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хватит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.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production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не преступно увеличить до 200. Сессий может быть чуть больше. По сути, процесс – это соединение, но есть куча внутренних процессов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Trace_enabledFALSE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(расширенный технологический журнал) не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SQLTrace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конечно, но всё равно не нужен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постоянно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… да и нам не поможет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RecyclebinOFF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(Корзина) – можно только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поулыбаться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По умолчанию, в ORACLE включено очень много всего. Корзина тоже по умолчанию включена – что правильно – потому что, если вы удаляете таблицу, то она помещается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>в корзину, а не удаляется. Очень радует, что она работает не на удаление строк – только на удаление таблиц.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А в 1С любая реструктуризация – удаление таблиц…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1С вообще оригинально работает с базой данных в случае реструктуризации. Если вы реструктуризируете базу, то у вас таблица удаляется и создается заново. Добавили критерий отбора или общий реквизит и объём базы вырос в 2 раза J.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Поэтому – конечно, корзину надо отключать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Почтовые оповещения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– оповещают о проблемах, заканчивающемся месте и т.п., если вовремя отреагировать, можно предотвратить «падение»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Оракла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 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Обязательно включите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!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Cursor_sharing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 - управляет механизмом поиска запроса в кэше запросов. Чтобы уменьшить время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распарсивание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запросов, надо сразу ставить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exact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Менять нельзя – перестанут использоваться функциональные индексы. Т.е. все…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br/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EXACT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- ищется запрос, точно совпадающий с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вашим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Никакой перезаписи вашего запроса (использование переменных связывания) для возможного использования другими сессиями не производится. С одной стороны, куча мелких запросов со сложными конструкциями - типичная ситуация для 1С: тратится много времени на их компиляцию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br/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FORCE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- ищется запрос, совпадающий с вашим запросом с точностью до связных переменных. Перезапись осуществляется: все литералы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заменяются на связные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переменные, план создается для «усовершенствованного» запроса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br/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SIMILAR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(появилось в 9i) -выполняются те же действия, что и при FORCE, но к тому же осуществляется проверка: можно ли подобрать аналогичный уже разобранный запрос, который не должен изменить план вашего запроса. То есть, если оптимизатор решит, что для выполнения вашего запроса нужен другой план, нежели в уже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разобранном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то ваш запрос будет полностью разбираться</w:t>
      </w:r>
    </w:p>
    <w:p w:rsidR="0074767B" w:rsidRPr="0074767B" w:rsidRDefault="0074767B" w:rsidP="0074767B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Статистика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очень важна для CBO. Но в 10 версии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Job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сбор статистики есть уже системный, притом собирает статистику только по тем таблицам, по которым нужно. Тем не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менее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,с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бор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статистики можно запустить и вручную.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Параметры 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Backup-ов</w:t>
      </w:r>
      <w:proofErr w:type="spellEnd"/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Дальше – параметры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Backup-ов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В ORACLE, если, не дай бог, нет администратора базы данных, нужно обязательно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включить автоматическое управление памятью (AMM)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иначе через какое-то время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работать перестанет, а также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lastRenderedPageBreak/>
        <w:t xml:space="preserve">в случае использования средств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impdp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expdp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обычных средств импорта/экспорта отключить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ArchiveLog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RedoLog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ограничить.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drawing>
          <wp:inline distT="0" distB="0" distL="0" distR="0" wp14:anchorId="5B0D6FF4" wp14:editId="2D8CBB4F">
            <wp:extent cx="4925695" cy="3554095"/>
            <wp:effectExtent l="0" t="0" r="8255" b="8255"/>
            <wp:docPr id="18" name="Рисунок 18" descr="https://infostart.ru/upload/iblock/9d9/Clipboar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nfostart.ru/upload/iblock/9d9/Clipboard1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Тонкая настройка</w:t>
      </w:r>
    </w:p>
    <w:p w:rsidR="0074767B" w:rsidRPr="0074767B" w:rsidRDefault="0074767B" w:rsidP="0074767B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Вот еще один интересный параметр – </w:t>
      </w: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optimizer_index_cost_adj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- существенная настройка. Если мы поставим его в значение 1, то ORACLE будет использовать все индексы, которые только может. Чем меньше, тем ниже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порог использования индексов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То есть, если у нас в справочнике всего 3 значения, то при значении этого параметра 1 у нас все равно все индексы будут использоваться. Если мы оставим значение по умолчанию (100) – то у нас будут использоваться индексы только в том случае, если мы выбираем одну запись из миллиона. Очень хорошо, что мы можем этим варьировать – 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например, нельзя. </w:t>
      </w: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Лучше всего выставить в 30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.к</w:t>
      </w:r>
      <w:proofErr w:type="spellEnd"/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индексы у нас только штатные</w:t>
      </w:r>
    </w:p>
    <w:p w:rsidR="0074767B" w:rsidRPr="0074767B" w:rsidRDefault="0074767B" w:rsidP="0074767B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Fileststemio_options</w:t>
      </w:r>
      <w:proofErr w:type="spellEnd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 xml:space="preserve"> = SETALL – отменяет использование файловой системы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 (можно использовать дисковые устройства без файловой системы: существенно повышается производительность, выполняется прямое обращению к диску - всю работу по кэшированию данных выполняет сам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).</w:t>
      </w:r>
    </w:p>
    <w:p w:rsidR="0074767B" w:rsidRPr="0074767B" w:rsidRDefault="0074767B" w:rsidP="0074767B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Redo log group members &gt; 2 Redo log groups &gt; 1 –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уменьшить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число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  <w:lang w:val="en-US"/>
        </w:rPr>
        <w:t xml:space="preserve"> </w:t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переключений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6999D1A6" wp14:editId="4D0CCA96">
            <wp:extent cx="5529580" cy="4140835"/>
            <wp:effectExtent l="0" t="0" r="0" b="0"/>
            <wp:docPr id="19" name="Рисунок 19" descr="https://infostart.ru/upload/iblock/557/Clipboar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nfostart.ru/upload/iblock/557/Clipboard1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Средства администрирования ORACLE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Если обслуживаемая база ORACLE не имеет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ORACLEdba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то без средств администрирования не обойтись (если вы конечно, не фанаты консоли и не горите желанием много писать в черном экране).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EnterpriseManager</w:t>
      </w:r>
      <w:proofErr w:type="spellEnd"/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Один из наиболее любимых инструментов администрирования ORACLE – это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EnterpriseManager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Бесплатный,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Web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интерфейс и т.п.  В нем достаточно много функционала и 80% задач администрирования этот инструмент успешно покрывает. Единственная проблема в том, что язык интерфейса – английский.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3B5536E1" wp14:editId="4F2736EB">
            <wp:extent cx="5495290" cy="4131945"/>
            <wp:effectExtent l="0" t="0" r="0" b="1905"/>
            <wp:docPr id="20" name="Рисунок 20" descr="https://infostart.ru/upload/iblock/b23/Clipboar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nfostart.ru/upload/iblock/b23/Clipboard1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SQLDeveloper</w:t>
      </w:r>
      <w:proofErr w:type="spellEnd"/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Другой инструмент для администрирования СУБД ORACLE – это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SQLDeveloper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Этот инструмент больше всего похож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ManagementStudioMSSQL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 Но реально этот инструмент можно использовать только для построения запросов и создания таблиц вручную.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Кроме того, по моему субъективному мнению, все графические приложения, написанные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Java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имеют большие недостатки интерфейса. Также как и ЕМ – бесплатный.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29D5F303" wp14:editId="0FD888B2">
            <wp:extent cx="4054475" cy="3062605"/>
            <wp:effectExtent l="0" t="0" r="3175" b="4445"/>
            <wp:docPr id="21" name="Рисунок 21" descr="https://infostart.ru/upload/iblock/efc/Clipboar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nfostart.ru/upload/iblock/efc/Clipboard1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TOAD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Для администрирования СУБД ORACLE есть также платные продукты – например, TOAD. Может обойтись дороже самого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Очень много функциональности (не всегда востребованной). Режим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BestPractice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выставляет настройки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наиболее оптимальные.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Стоит хотя бы посмотреть на работу этого продукта, чтобы понять, какие настройки он предложит (правда – некоторые из выставленных этим режимом настроек не подходят для работы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с 1С, на это нужно обращать внимание.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Я в своих предыдущих слайдах указал нужные значения критичных параметров).</w:t>
      </w:r>
      <w:proofErr w:type="gramEnd"/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332CC110" wp14:editId="56F751DC">
            <wp:extent cx="5503545" cy="4149090"/>
            <wp:effectExtent l="0" t="0" r="1905" b="3810"/>
            <wp:docPr id="22" name="Рисунок 22" descr="https://infostart.ru/upload/iblock/0db/Clipboar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nfostart.ru/upload/iblock/0db/Clipboard1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proofErr w:type="spellStart"/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Spotlight</w:t>
      </w:r>
      <w:proofErr w:type="spellEnd"/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Еще один удобный инструмент мониторинга работы СУБД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–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Spotlight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(производит та же компания, что и TOAD). Красивый. Не очень дорогой (около 37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т.р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.). Удобный.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2B86CAEC" wp14:editId="6D238258">
            <wp:extent cx="5926455" cy="4442460"/>
            <wp:effectExtent l="0" t="0" r="0" b="0"/>
            <wp:docPr id="23" name="Рисунок 23" descr="https://infostart.ru/upload/iblock/b0d/Clipboar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nfostart.ru/upload/iblock/b0d/Clipboard1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Очень красиво, правильно и быстро выявляет все текущие проблемы, даже вариант решения предложит. Показывает на одном экране все аспекты производительности.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В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jc w:val="center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Техническая поддержка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Техническая поддержка: при покупке ORACLE год поддержки бесплатный.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4B9F1C8C" wp14:editId="3216FE14">
            <wp:extent cx="5986780" cy="4261485"/>
            <wp:effectExtent l="0" t="0" r="0" b="5715"/>
            <wp:docPr id="24" name="Рисунок 24" descr="https://infostart.ru/upload/iblock/596/Clipboar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nfostart.ru/upload/iblock/596/Clipboard1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Как видите, разнообразие поддерживаемых языков поражает. По поддерживаемым языкам можно сделать вывод, в каких странах располагается основная масса специалистов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Собственно, специалистов высокого уровня ожидать там трудно. Просто могут хорошо покопаться во внутренней БД и внутренних ресурсах.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Обычно ответ приходит в течение дня.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Кроме сервиса обращений там же доступ к БД техподдержки и доступ к скачиванию обновлений.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Но сами обновления - целая история. Обновления включают перекомпиляцию схемы, пересоздание некоторых таблиц. Обновления выполняются только в консоли. Это не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MSSQLServer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 не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WindowsUpdate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, где «нажали кнопочку и все обновилось». Это целый день работы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dba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Последний вопрос, на который каждый из вас уже, наверное, сам себе ответил – это вопрос о том,  когда же нам все-таки нужен ORACLE, когда от его использования на проекте будут какие-то преимущества?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2F45BBEE" wp14:editId="21477853">
            <wp:extent cx="4028440" cy="3010535"/>
            <wp:effectExtent l="0" t="0" r="0" b="0"/>
            <wp:docPr id="25" name="Рисунок 25" descr="https://infostart.ru/upload/iblock/ee3/Clipboar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nfostart.ru/upload/iblock/ee3/Clipboard1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Если у вас есть ORACLEDBA, тогда все озвученные мною проблемы – они все небольшие, они все решаемые, а ORACLEDBA – это такой человек, который может сделать работу вашего решения на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красивым и корректным. Особенно если вам удастся в чем-то договориться с 1С или 1С разрешит нам использовать какие-то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фичи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из тех, которые я перечислил. Грамотный DBA может ускорить запуск и правильную работу вашего решения раза в два. Потому что количество средств, которые ORACLE нам предоставляет, действительно поражает.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Кластер в </w:t>
      </w:r>
      <w:proofErr w:type="spellStart"/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ORACLE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появился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 уже давно – RAC – очень продуктивная технология, проверенная временем. Она используется в крупных организациях. Если у вас проект, в котором планируется несколько тысяч (несколько десятков тысяч) подключений – даже через разделитель, то RAC – это единственный вариант, который позволит вам полноценно это организовать с точки зрения СУБД. В частности, если 1С сейчас ориентируется на «облака», и у вас уже есть свое «облако» или вы планируете его сделать – то в этом случае, наверное, ORACLE – это самый полноценный выбор.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Однако решение на ORACLE – это специфичное решение. Если вы захотите использовать секционирование, захотите использовать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math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 xml:space="preserve">. 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view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, захотите использовать какие-то другие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фичи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» ORACLE, то тут конечно, надо будет постараться «договориться с 1С», поскольку на данный момент эти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фичи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» 1С нам использовать не разрешает. Однако – решения, использующие такие «</w:t>
      </w:r>
      <w:proofErr w:type="spell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фичи</w:t>
      </w:r>
      <w:proofErr w:type="spell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» есть, и эти решения даже получили «1С</w:t>
      </w:r>
      <w:proofErr w:type="gramStart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:С</w:t>
      </w:r>
      <w:proofErr w:type="gramEnd"/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овместимо» - например, решение, использующее прямую запись проводок.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А в других случаях лучше обойтись MSSQL.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74767B" w:rsidRPr="0074767B" w:rsidRDefault="0074767B" w:rsidP="0074767B">
      <w:pPr>
        <w:shd w:val="clear" w:color="auto" w:fill="FFFFFF"/>
        <w:spacing w:after="150" w:line="360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74767B">
        <w:rPr>
          <w:rFonts w:ascii="Verdana" w:eastAsia="Times New Roman" w:hAnsi="Verdana" w:cs="Times New Roman"/>
          <w:b/>
          <w:bCs/>
          <w:color w:val="333333"/>
          <w:sz w:val="21"/>
          <w:szCs w:val="21"/>
        </w:rPr>
        <w:t>*******</w:t>
      </w:r>
    </w:p>
    <w:p w:rsidR="006331F9" w:rsidRDefault="006331F9" w:rsidP="00AB4C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666666"/>
          <w:sz w:val="21"/>
          <w:szCs w:val="21"/>
        </w:rPr>
      </w:pPr>
    </w:p>
    <w:sectPr w:rsidR="006331F9" w:rsidSect="00DB0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8E7" w:rsidRDefault="000C48E7" w:rsidP="00142F2D">
      <w:pPr>
        <w:spacing w:after="0" w:line="240" w:lineRule="auto"/>
      </w:pPr>
      <w:r>
        <w:separator/>
      </w:r>
    </w:p>
  </w:endnote>
  <w:endnote w:type="continuationSeparator" w:id="0">
    <w:p w:rsidR="000C48E7" w:rsidRDefault="000C48E7" w:rsidP="00142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8E7" w:rsidRDefault="000C48E7" w:rsidP="00142F2D">
      <w:pPr>
        <w:spacing w:after="0" w:line="240" w:lineRule="auto"/>
      </w:pPr>
      <w:r>
        <w:separator/>
      </w:r>
    </w:p>
  </w:footnote>
  <w:footnote w:type="continuationSeparator" w:id="0">
    <w:p w:rsidR="000C48E7" w:rsidRDefault="000C48E7" w:rsidP="00142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35EF"/>
    <w:multiLevelType w:val="multilevel"/>
    <w:tmpl w:val="B090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AF4D84"/>
    <w:multiLevelType w:val="multilevel"/>
    <w:tmpl w:val="287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2A0D23"/>
    <w:multiLevelType w:val="multilevel"/>
    <w:tmpl w:val="59D8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0405D5"/>
    <w:multiLevelType w:val="multilevel"/>
    <w:tmpl w:val="F1DC2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0D62BD"/>
    <w:multiLevelType w:val="multilevel"/>
    <w:tmpl w:val="7A6C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A313873"/>
    <w:multiLevelType w:val="multilevel"/>
    <w:tmpl w:val="92A4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091C44"/>
    <w:multiLevelType w:val="multilevel"/>
    <w:tmpl w:val="40EE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CB521C3"/>
    <w:multiLevelType w:val="multilevel"/>
    <w:tmpl w:val="DA2C8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DB62D6E"/>
    <w:multiLevelType w:val="multilevel"/>
    <w:tmpl w:val="4720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F415560"/>
    <w:multiLevelType w:val="multilevel"/>
    <w:tmpl w:val="FD3E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FD22893"/>
    <w:multiLevelType w:val="multilevel"/>
    <w:tmpl w:val="9E28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1290988"/>
    <w:multiLevelType w:val="multilevel"/>
    <w:tmpl w:val="992A8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22B3CC4"/>
    <w:multiLevelType w:val="multilevel"/>
    <w:tmpl w:val="B144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4943783"/>
    <w:multiLevelType w:val="multilevel"/>
    <w:tmpl w:val="AA38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B0C4529"/>
    <w:multiLevelType w:val="multilevel"/>
    <w:tmpl w:val="E732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2A84A1D"/>
    <w:multiLevelType w:val="multilevel"/>
    <w:tmpl w:val="F062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7E1364"/>
    <w:multiLevelType w:val="multilevel"/>
    <w:tmpl w:val="43B8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CA90DEB"/>
    <w:multiLevelType w:val="hybridMultilevel"/>
    <w:tmpl w:val="8F40ED54"/>
    <w:lvl w:ilvl="0" w:tplc="7DC0BB44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8D63E8"/>
    <w:multiLevelType w:val="multilevel"/>
    <w:tmpl w:val="060E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AA361A"/>
    <w:multiLevelType w:val="multilevel"/>
    <w:tmpl w:val="8F8E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2D2151"/>
    <w:multiLevelType w:val="multilevel"/>
    <w:tmpl w:val="8B2A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7980595"/>
    <w:multiLevelType w:val="multilevel"/>
    <w:tmpl w:val="8870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8B82850"/>
    <w:multiLevelType w:val="hybridMultilevel"/>
    <w:tmpl w:val="5DE0E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BD4E90"/>
    <w:multiLevelType w:val="multilevel"/>
    <w:tmpl w:val="525A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16D2C54"/>
    <w:multiLevelType w:val="multilevel"/>
    <w:tmpl w:val="775E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164423"/>
    <w:multiLevelType w:val="multilevel"/>
    <w:tmpl w:val="501E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5D7148A"/>
    <w:multiLevelType w:val="multilevel"/>
    <w:tmpl w:val="2B10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778038E"/>
    <w:multiLevelType w:val="multilevel"/>
    <w:tmpl w:val="31C4A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AA676C6"/>
    <w:multiLevelType w:val="multilevel"/>
    <w:tmpl w:val="998C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DFD3119"/>
    <w:multiLevelType w:val="hybridMultilevel"/>
    <w:tmpl w:val="650E587E"/>
    <w:lvl w:ilvl="0" w:tplc="264C97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0D3758D"/>
    <w:multiLevelType w:val="multilevel"/>
    <w:tmpl w:val="C1F8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39A79F4"/>
    <w:multiLevelType w:val="multilevel"/>
    <w:tmpl w:val="925E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94569DF"/>
    <w:multiLevelType w:val="multilevel"/>
    <w:tmpl w:val="A926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116ADD"/>
    <w:multiLevelType w:val="multilevel"/>
    <w:tmpl w:val="0270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FDE0B0B"/>
    <w:multiLevelType w:val="multilevel"/>
    <w:tmpl w:val="9E5CE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C913E8"/>
    <w:multiLevelType w:val="multilevel"/>
    <w:tmpl w:val="B216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B6B2A1E"/>
    <w:multiLevelType w:val="multilevel"/>
    <w:tmpl w:val="D986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C1F2D6B"/>
    <w:multiLevelType w:val="multilevel"/>
    <w:tmpl w:val="19D09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40682C"/>
    <w:multiLevelType w:val="multilevel"/>
    <w:tmpl w:val="5D36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AE62C95"/>
    <w:multiLevelType w:val="multilevel"/>
    <w:tmpl w:val="3C3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B0708C8"/>
    <w:multiLevelType w:val="multilevel"/>
    <w:tmpl w:val="04BC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24"/>
  </w:num>
  <w:num w:numId="5">
    <w:abstractNumId w:val="23"/>
  </w:num>
  <w:num w:numId="6">
    <w:abstractNumId w:val="33"/>
  </w:num>
  <w:num w:numId="7">
    <w:abstractNumId w:val="36"/>
  </w:num>
  <w:num w:numId="8">
    <w:abstractNumId w:val="31"/>
  </w:num>
  <w:num w:numId="9">
    <w:abstractNumId w:val="6"/>
  </w:num>
  <w:num w:numId="10">
    <w:abstractNumId w:val="26"/>
  </w:num>
  <w:num w:numId="11">
    <w:abstractNumId w:val="18"/>
  </w:num>
  <w:num w:numId="12">
    <w:abstractNumId w:val="32"/>
  </w:num>
  <w:num w:numId="13">
    <w:abstractNumId w:val="13"/>
  </w:num>
  <w:num w:numId="14">
    <w:abstractNumId w:val="5"/>
  </w:num>
  <w:num w:numId="15">
    <w:abstractNumId w:val="20"/>
  </w:num>
  <w:num w:numId="16">
    <w:abstractNumId w:val="3"/>
  </w:num>
  <w:num w:numId="17">
    <w:abstractNumId w:val="30"/>
  </w:num>
  <w:num w:numId="18">
    <w:abstractNumId w:val="17"/>
  </w:num>
  <w:num w:numId="19">
    <w:abstractNumId w:val="22"/>
  </w:num>
  <w:num w:numId="20">
    <w:abstractNumId w:val="29"/>
  </w:num>
  <w:num w:numId="21">
    <w:abstractNumId w:val="25"/>
  </w:num>
  <w:num w:numId="22">
    <w:abstractNumId w:val="27"/>
  </w:num>
  <w:num w:numId="23">
    <w:abstractNumId w:val="35"/>
  </w:num>
  <w:num w:numId="24">
    <w:abstractNumId w:val="4"/>
  </w:num>
  <w:num w:numId="25">
    <w:abstractNumId w:val="1"/>
  </w:num>
  <w:num w:numId="26">
    <w:abstractNumId w:val="28"/>
  </w:num>
  <w:num w:numId="27">
    <w:abstractNumId w:val="16"/>
  </w:num>
  <w:num w:numId="28">
    <w:abstractNumId w:val="40"/>
  </w:num>
  <w:num w:numId="29">
    <w:abstractNumId w:val="0"/>
  </w:num>
  <w:num w:numId="30">
    <w:abstractNumId w:val="37"/>
  </w:num>
  <w:num w:numId="31">
    <w:abstractNumId w:val="7"/>
  </w:num>
  <w:num w:numId="32">
    <w:abstractNumId w:val="14"/>
  </w:num>
  <w:num w:numId="33">
    <w:abstractNumId w:val="39"/>
  </w:num>
  <w:num w:numId="34">
    <w:abstractNumId w:val="21"/>
  </w:num>
  <w:num w:numId="35">
    <w:abstractNumId w:val="12"/>
  </w:num>
  <w:num w:numId="36">
    <w:abstractNumId w:val="11"/>
  </w:num>
  <w:num w:numId="37">
    <w:abstractNumId w:val="34"/>
  </w:num>
  <w:num w:numId="38">
    <w:abstractNumId w:val="38"/>
  </w:num>
  <w:num w:numId="39">
    <w:abstractNumId w:val="9"/>
  </w:num>
  <w:num w:numId="40">
    <w:abstractNumId w:val="19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0BE"/>
    <w:rsid w:val="00000C59"/>
    <w:rsid w:val="00007A1A"/>
    <w:rsid w:val="00071723"/>
    <w:rsid w:val="000B3DF1"/>
    <w:rsid w:val="000C387B"/>
    <w:rsid w:val="000C473B"/>
    <w:rsid w:val="000C48E7"/>
    <w:rsid w:val="000C769F"/>
    <w:rsid w:val="000E664F"/>
    <w:rsid w:val="00101AE0"/>
    <w:rsid w:val="00110D8E"/>
    <w:rsid w:val="00114C35"/>
    <w:rsid w:val="00115113"/>
    <w:rsid w:val="001158CE"/>
    <w:rsid w:val="001249F2"/>
    <w:rsid w:val="00142F2D"/>
    <w:rsid w:val="0014776D"/>
    <w:rsid w:val="001708CD"/>
    <w:rsid w:val="001776EE"/>
    <w:rsid w:val="0018496C"/>
    <w:rsid w:val="00186675"/>
    <w:rsid w:val="001A53C6"/>
    <w:rsid w:val="001B6A86"/>
    <w:rsid w:val="001D2A19"/>
    <w:rsid w:val="001F1756"/>
    <w:rsid w:val="001F66D3"/>
    <w:rsid w:val="0020188A"/>
    <w:rsid w:val="0024731B"/>
    <w:rsid w:val="00256409"/>
    <w:rsid w:val="002628E5"/>
    <w:rsid w:val="002A5C20"/>
    <w:rsid w:val="002B3776"/>
    <w:rsid w:val="002D3D9F"/>
    <w:rsid w:val="002D500C"/>
    <w:rsid w:val="002F4C9B"/>
    <w:rsid w:val="00317C4A"/>
    <w:rsid w:val="00326E86"/>
    <w:rsid w:val="00334034"/>
    <w:rsid w:val="00337597"/>
    <w:rsid w:val="0035026F"/>
    <w:rsid w:val="00351CD0"/>
    <w:rsid w:val="003763D7"/>
    <w:rsid w:val="00383A21"/>
    <w:rsid w:val="003C2F80"/>
    <w:rsid w:val="004038AF"/>
    <w:rsid w:val="00462C2A"/>
    <w:rsid w:val="004830C8"/>
    <w:rsid w:val="004910C2"/>
    <w:rsid w:val="004A4C7B"/>
    <w:rsid w:val="004C5E36"/>
    <w:rsid w:val="005268A0"/>
    <w:rsid w:val="005378DD"/>
    <w:rsid w:val="00566090"/>
    <w:rsid w:val="00576E78"/>
    <w:rsid w:val="00584BAC"/>
    <w:rsid w:val="00586FA8"/>
    <w:rsid w:val="005A4365"/>
    <w:rsid w:val="005B05B8"/>
    <w:rsid w:val="005D04DD"/>
    <w:rsid w:val="005F72A1"/>
    <w:rsid w:val="006331F9"/>
    <w:rsid w:val="006354F9"/>
    <w:rsid w:val="00641462"/>
    <w:rsid w:val="00653414"/>
    <w:rsid w:val="00664B8C"/>
    <w:rsid w:val="00676E29"/>
    <w:rsid w:val="00686786"/>
    <w:rsid w:val="0069218A"/>
    <w:rsid w:val="006E301F"/>
    <w:rsid w:val="007109FC"/>
    <w:rsid w:val="00711C32"/>
    <w:rsid w:val="00735A4C"/>
    <w:rsid w:val="0073737E"/>
    <w:rsid w:val="00745D68"/>
    <w:rsid w:val="0074767B"/>
    <w:rsid w:val="00776FC4"/>
    <w:rsid w:val="00792CA8"/>
    <w:rsid w:val="00796DE1"/>
    <w:rsid w:val="00796F7E"/>
    <w:rsid w:val="007C7E64"/>
    <w:rsid w:val="007E7000"/>
    <w:rsid w:val="007F7108"/>
    <w:rsid w:val="00815E48"/>
    <w:rsid w:val="0083101A"/>
    <w:rsid w:val="0083515F"/>
    <w:rsid w:val="008436A9"/>
    <w:rsid w:val="00857B30"/>
    <w:rsid w:val="00891BAE"/>
    <w:rsid w:val="008B0659"/>
    <w:rsid w:val="009049FC"/>
    <w:rsid w:val="009147B4"/>
    <w:rsid w:val="00922315"/>
    <w:rsid w:val="0093075F"/>
    <w:rsid w:val="009C5AA6"/>
    <w:rsid w:val="009D06DB"/>
    <w:rsid w:val="009E0ED4"/>
    <w:rsid w:val="009F5E33"/>
    <w:rsid w:val="009F6B20"/>
    <w:rsid w:val="009F74DA"/>
    <w:rsid w:val="00A04695"/>
    <w:rsid w:val="00A201E3"/>
    <w:rsid w:val="00A218D6"/>
    <w:rsid w:val="00A723F1"/>
    <w:rsid w:val="00A95EF9"/>
    <w:rsid w:val="00AB2CD8"/>
    <w:rsid w:val="00AB4C26"/>
    <w:rsid w:val="00AE4761"/>
    <w:rsid w:val="00B132EF"/>
    <w:rsid w:val="00B424F9"/>
    <w:rsid w:val="00B5680F"/>
    <w:rsid w:val="00B712C4"/>
    <w:rsid w:val="00B96BE3"/>
    <w:rsid w:val="00C32F65"/>
    <w:rsid w:val="00C415C6"/>
    <w:rsid w:val="00C504E3"/>
    <w:rsid w:val="00C62318"/>
    <w:rsid w:val="00C66E51"/>
    <w:rsid w:val="00C7796B"/>
    <w:rsid w:val="00C91A1C"/>
    <w:rsid w:val="00CC7C4C"/>
    <w:rsid w:val="00CF6962"/>
    <w:rsid w:val="00D11A02"/>
    <w:rsid w:val="00D166DB"/>
    <w:rsid w:val="00D2319F"/>
    <w:rsid w:val="00D3113F"/>
    <w:rsid w:val="00D315C8"/>
    <w:rsid w:val="00D40D74"/>
    <w:rsid w:val="00D41C01"/>
    <w:rsid w:val="00D47F5D"/>
    <w:rsid w:val="00D60339"/>
    <w:rsid w:val="00D708F7"/>
    <w:rsid w:val="00D80E60"/>
    <w:rsid w:val="00D86652"/>
    <w:rsid w:val="00DB00BE"/>
    <w:rsid w:val="00DB79C6"/>
    <w:rsid w:val="00DD0A6C"/>
    <w:rsid w:val="00DE23F2"/>
    <w:rsid w:val="00DF08B7"/>
    <w:rsid w:val="00E061F0"/>
    <w:rsid w:val="00E57DFD"/>
    <w:rsid w:val="00E74313"/>
    <w:rsid w:val="00E90308"/>
    <w:rsid w:val="00F307F5"/>
    <w:rsid w:val="00F324F5"/>
    <w:rsid w:val="00F57161"/>
    <w:rsid w:val="00F63AC6"/>
    <w:rsid w:val="00FB6E57"/>
    <w:rsid w:val="00FC0216"/>
    <w:rsid w:val="00FC0EC8"/>
    <w:rsid w:val="00FF21F4"/>
    <w:rsid w:val="00F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3F2"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7C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  <w:style w:type="paragraph" w:styleId="ab">
    <w:name w:val="List Paragraph"/>
    <w:basedOn w:val="a"/>
    <w:uiPriority w:val="34"/>
    <w:qFormat/>
    <w:rsid w:val="005378D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317C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numbering" w:customStyle="1" w:styleId="11">
    <w:name w:val="Нет списка1"/>
    <w:next w:val="a2"/>
    <w:uiPriority w:val="99"/>
    <w:semiHidden/>
    <w:unhideWhenUsed/>
    <w:rsid w:val="00DB79C6"/>
  </w:style>
  <w:style w:type="character" w:styleId="ac">
    <w:name w:val="FollowedHyperlink"/>
    <w:basedOn w:val="a0"/>
    <w:uiPriority w:val="99"/>
    <w:semiHidden/>
    <w:unhideWhenUsed/>
    <w:rsid w:val="00DB79C6"/>
    <w:rPr>
      <w:color w:val="800080"/>
      <w:u w:val="single"/>
    </w:rPr>
  </w:style>
  <w:style w:type="character" w:customStyle="1" w:styleId="news-item-published">
    <w:name w:val="news-item-published"/>
    <w:basedOn w:val="a0"/>
    <w:rsid w:val="00DB79C6"/>
  </w:style>
  <w:style w:type="character" w:customStyle="1" w:styleId="print">
    <w:name w:val="print"/>
    <w:basedOn w:val="a0"/>
    <w:rsid w:val="00DB79C6"/>
  </w:style>
  <w:style w:type="character" w:customStyle="1" w:styleId="bold-text">
    <w:name w:val="bold-text"/>
    <w:basedOn w:val="a0"/>
    <w:rsid w:val="00DB79C6"/>
  </w:style>
  <w:style w:type="character" w:styleId="HTML">
    <w:name w:val="HTML Code"/>
    <w:basedOn w:val="a0"/>
    <w:uiPriority w:val="99"/>
    <w:semiHidden/>
    <w:unhideWhenUsed/>
    <w:rsid w:val="00DB79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B7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B79C6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14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42F2D"/>
  </w:style>
  <w:style w:type="paragraph" w:styleId="af">
    <w:name w:val="footer"/>
    <w:basedOn w:val="a"/>
    <w:link w:val="af0"/>
    <w:uiPriority w:val="99"/>
    <w:unhideWhenUsed/>
    <w:rsid w:val="0014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42F2D"/>
  </w:style>
  <w:style w:type="numbering" w:customStyle="1" w:styleId="21">
    <w:name w:val="Нет списка2"/>
    <w:next w:val="a2"/>
    <w:uiPriority w:val="99"/>
    <w:semiHidden/>
    <w:unhideWhenUsed/>
    <w:rsid w:val="006331F9"/>
  </w:style>
  <w:style w:type="character" w:customStyle="1" w:styleId="multiformat300x250--headerbackground--rm4--h">
    <w:name w:val="multiformat300x250--headerbackground--rm4--h"/>
    <w:basedOn w:val="a0"/>
    <w:rsid w:val="006331F9"/>
  </w:style>
  <w:style w:type="character" w:customStyle="1" w:styleId="headerarrow--headerarrow--2evwdw">
    <w:name w:val="headerarrow--headerarrow--2evwdw"/>
    <w:basedOn w:val="a0"/>
    <w:rsid w:val="006331F9"/>
  </w:style>
  <w:style w:type="character" w:customStyle="1" w:styleId="headerarrow--headerarrowbackground--16-zmh">
    <w:name w:val="headerarrow--headerarrowbackground--16-zmh"/>
    <w:basedOn w:val="a0"/>
    <w:rsid w:val="006331F9"/>
  </w:style>
  <w:style w:type="character" w:customStyle="1" w:styleId="multiformat300x250--text--3cyfbw">
    <w:name w:val="multiformat300x250--text--3cyfbw"/>
    <w:basedOn w:val="a0"/>
    <w:rsid w:val="006331F9"/>
  </w:style>
  <w:style w:type="character" w:customStyle="1" w:styleId="multiformat300x250--label--1oduds">
    <w:name w:val="multiformat300x250--label--1oduds"/>
    <w:basedOn w:val="a0"/>
    <w:rsid w:val="006331F9"/>
  </w:style>
  <w:style w:type="character" w:customStyle="1" w:styleId="adstoplabel--infowrap--31usnh">
    <w:name w:val="adstoplabel--infowrap--31usnh"/>
    <w:basedOn w:val="a0"/>
    <w:rsid w:val="006331F9"/>
  </w:style>
  <w:style w:type="character" w:customStyle="1" w:styleId="adstoplabel--info--2qcnd">
    <w:name w:val="adstoplabel--info--2q_cnd"/>
    <w:basedOn w:val="a0"/>
    <w:rsid w:val="006331F9"/>
  </w:style>
  <w:style w:type="character" w:customStyle="1" w:styleId="adstoplabel--text--enosqy">
    <w:name w:val="adstoplabel--text--enosqy"/>
    <w:basedOn w:val="a0"/>
    <w:rsid w:val="006331F9"/>
  </w:style>
  <w:style w:type="character" w:customStyle="1" w:styleId="closebanner--link--2wakvp">
    <w:name w:val="closebanner--link--2wakvp"/>
    <w:basedOn w:val="a0"/>
    <w:rsid w:val="006331F9"/>
  </w:style>
  <w:style w:type="paragraph" w:styleId="af1">
    <w:name w:val="List"/>
    <w:basedOn w:val="a"/>
    <w:uiPriority w:val="99"/>
    <w:semiHidden/>
    <w:unhideWhenUsed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">
    <w:name w:val="Обычный1"/>
    <w:basedOn w:val="a"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10">
    <w:name w:val="a1"/>
    <w:basedOn w:val="a"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3F2"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7C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  <w:style w:type="paragraph" w:styleId="ab">
    <w:name w:val="List Paragraph"/>
    <w:basedOn w:val="a"/>
    <w:uiPriority w:val="34"/>
    <w:qFormat/>
    <w:rsid w:val="005378D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317C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numbering" w:customStyle="1" w:styleId="11">
    <w:name w:val="Нет списка1"/>
    <w:next w:val="a2"/>
    <w:uiPriority w:val="99"/>
    <w:semiHidden/>
    <w:unhideWhenUsed/>
    <w:rsid w:val="00DB79C6"/>
  </w:style>
  <w:style w:type="character" w:styleId="ac">
    <w:name w:val="FollowedHyperlink"/>
    <w:basedOn w:val="a0"/>
    <w:uiPriority w:val="99"/>
    <w:semiHidden/>
    <w:unhideWhenUsed/>
    <w:rsid w:val="00DB79C6"/>
    <w:rPr>
      <w:color w:val="800080"/>
      <w:u w:val="single"/>
    </w:rPr>
  </w:style>
  <w:style w:type="character" w:customStyle="1" w:styleId="news-item-published">
    <w:name w:val="news-item-published"/>
    <w:basedOn w:val="a0"/>
    <w:rsid w:val="00DB79C6"/>
  </w:style>
  <w:style w:type="character" w:customStyle="1" w:styleId="print">
    <w:name w:val="print"/>
    <w:basedOn w:val="a0"/>
    <w:rsid w:val="00DB79C6"/>
  </w:style>
  <w:style w:type="character" w:customStyle="1" w:styleId="bold-text">
    <w:name w:val="bold-text"/>
    <w:basedOn w:val="a0"/>
    <w:rsid w:val="00DB79C6"/>
  </w:style>
  <w:style w:type="character" w:styleId="HTML">
    <w:name w:val="HTML Code"/>
    <w:basedOn w:val="a0"/>
    <w:uiPriority w:val="99"/>
    <w:semiHidden/>
    <w:unhideWhenUsed/>
    <w:rsid w:val="00DB79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B7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B79C6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14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42F2D"/>
  </w:style>
  <w:style w:type="paragraph" w:styleId="af">
    <w:name w:val="footer"/>
    <w:basedOn w:val="a"/>
    <w:link w:val="af0"/>
    <w:uiPriority w:val="99"/>
    <w:unhideWhenUsed/>
    <w:rsid w:val="00142F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42F2D"/>
  </w:style>
  <w:style w:type="numbering" w:customStyle="1" w:styleId="21">
    <w:name w:val="Нет списка2"/>
    <w:next w:val="a2"/>
    <w:uiPriority w:val="99"/>
    <w:semiHidden/>
    <w:unhideWhenUsed/>
    <w:rsid w:val="006331F9"/>
  </w:style>
  <w:style w:type="character" w:customStyle="1" w:styleId="multiformat300x250--headerbackground--rm4--h">
    <w:name w:val="multiformat300x250--headerbackground--rm4--h"/>
    <w:basedOn w:val="a0"/>
    <w:rsid w:val="006331F9"/>
  </w:style>
  <w:style w:type="character" w:customStyle="1" w:styleId="headerarrow--headerarrow--2evwdw">
    <w:name w:val="headerarrow--headerarrow--2evwdw"/>
    <w:basedOn w:val="a0"/>
    <w:rsid w:val="006331F9"/>
  </w:style>
  <w:style w:type="character" w:customStyle="1" w:styleId="headerarrow--headerarrowbackground--16-zmh">
    <w:name w:val="headerarrow--headerarrowbackground--16-zmh"/>
    <w:basedOn w:val="a0"/>
    <w:rsid w:val="006331F9"/>
  </w:style>
  <w:style w:type="character" w:customStyle="1" w:styleId="multiformat300x250--text--3cyfbw">
    <w:name w:val="multiformat300x250--text--3cyfbw"/>
    <w:basedOn w:val="a0"/>
    <w:rsid w:val="006331F9"/>
  </w:style>
  <w:style w:type="character" w:customStyle="1" w:styleId="multiformat300x250--label--1oduds">
    <w:name w:val="multiformat300x250--label--1oduds"/>
    <w:basedOn w:val="a0"/>
    <w:rsid w:val="006331F9"/>
  </w:style>
  <w:style w:type="character" w:customStyle="1" w:styleId="adstoplabel--infowrap--31usnh">
    <w:name w:val="adstoplabel--infowrap--31usnh"/>
    <w:basedOn w:val="a0"/>
    <w:rsid w:val="006331F9"/>
  </w:style>
  <w:style w:type="character" w:customStyle="1" w:styleId="adstoplabel--info--2qcnd">
    <w:name w:val="adstoplabel--info--2q_cnd"/>
    <w:basedOn w:val="a0"/>
    <w:rsid w:val="006331F9"/>
  </w:style>
  <w:style w:type="character" w:customStyle="1" w:styleId="adstoplabel--text--enosqy">
    <w:name w:val="adstoplabel--text--enosqy"/>
    <w:basedOn w:val="a0"/>
    <w:rsid w:val="006331F9"/>
  </w:style>
  <w:style w:type="character" w:customStyle="1" w:styleId="closebanner--link--2wakvp">
    <w:name w:val="closebanner--link--2wakvp"/>
    <w:basedOn w:val="a0"/>
    <w:rsid w:val="006331F9"/>
  </w:style>
  <w:style w:type="paragraph" w:styleId="af1">
    <w:name w:val="List"/>
    <w:basedOn w:val="a"/>
    <w:uiPriority w:val="99"/>
    <w:semiHidden/>
    <w:unhideWhenUsed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">
    <w:name w:val="Обычный1"/>
    <w:basedOn w:val="a"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10">
    <w:name w:val="a1"/>
    <w:basedOn w:val="a"/>
    <w:rsid w:val="0063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7076">
                  <w:marLeft w:val="300"/>
                  <w:marRight w:val="300"/>
                  <w:marTop w:val="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431177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91169">
                  <w:marLeft w:val="300"/>
                  <w:marRight w:val="300"/>
                  <w:marTop w:val="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2454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279871">
                  <w:marLeft w:val="300"/>
                  <w:marRight w:val="300"/>
                  <w:marTop w:val="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664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000782">
                  <w:marLeft w:val="300"/>
                  <w:marRight w:val="300"/>
                  <w:marTop w:val="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13766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658990">
                  <w:marLeft w:val="300"/>
                  <w:marRight w:val="300"/>
                  <w:marTop w:val="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89393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15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14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0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627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35178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1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1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39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1151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93839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161684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98446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77871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920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098357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4779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936633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8893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2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0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7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37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52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1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6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44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0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13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21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85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7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29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2200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727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19200">
                  <w:marLeft w:val="0"/>
                  <w:marRight w:val="0"/>
                  <w:marTop w:val="0"/>
                  <w:marBottom w:val="0"/>
                  <w:divBdr>
                    <w:top w:val="inset" w:sz="6" w:space="5" w:color="auto"/>
                    <w:left w:val="inset" w:sz="6" w:space="5" w:color="auto"/>
                    <w:bottom w:val="inset" w:sz="6" w:space="5" w:color="auto"/>
                    <w:right w:val="inset" w:sz="6" w:space="5" w:color="auto"/>
                  </w:divBdr>
                </w:div>
              </w:divsChild>
            </w:div>
            <w:div w:id="1195459987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583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94819">
                  <w:marLeft w:val="0"/>
                  <w:marRight w:val="0"/>
                  <w:marTop w:val="0"/>
                  <w:marBottom w:val="0"/>
                  <w:divBdr>
                    <w:top w:val="inset" w:sz="6" w:space="5" w:color="auto"/>
                    <w:left w:val="inset" w:sz="6" w:space="5" w:color="auto"/>
                    <w:bottom w:val="inset" w:sz="6" w:space="5" w:color="auto"/>
                    <w:right w:val="inset" w:sz="6" w:space="5" w:color="auto"/>
                  </w:divBdr>
                </w:div>
              </w:divsChild>
            </w:div>
            <w:div w:id="1777745457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9428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6758">
                  <w:marLeft w:val="0"/>
                  <w:marRight w:val="0"/>
                  <w:marTop w:val="0"/>
                  <w:marBottom w:val="0"/>
                  <w:divBdr>
                    <w:top w:val="inset" w:sz="6" w:space="5" w:color="auto"/>
                    <w:left w:val="inset" w:sz="6" w:space="5" w:color="auto"/>
                    <w:bottom w:val="inset" w:sz="6" w:space="5" w:color="auto"/>
                    <w:right w:val="inset" w:sz="6" w:space="5" w:color="auto"/>
                  </w:divBdr>
                </w:div>
              </w:divsChild>
            </w:div>
            <w:div w:id="1396320856">
              <w:marLeft w:val="300"/>
              <w:marRight w:val="300"/>
              <w:marTop w:val="7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54604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50868">
                  <w:marLeft w:val="0"/>
                  <w:marRight w:val="0"/>
                  <w:marTop w:val="0"/>
                  <w:marBottom w:val="0"/>
                  <w:divBdr>
                    <w:top w:val="inset" w:sz="6" w:space="5" w:color="auto"/>
                    <w:left w:val="inset" w:sz="6" w:space="5" w:color="auto"/>
                    <w:bottom w:val="inset" w:sz="6" w:space="5" w:color="auto"/>
                    <w:right w:val="inset" w:sz="6" w:space="5" w:color="auto"/>
                  </w:divBdr>
                </w:div>
              </w:divsChild>
            </w:div>
          </w:divsChild>
        </w:div>
        <w:div w:id="6268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8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6851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9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0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5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43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90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47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3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8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60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65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21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83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02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82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54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65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63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11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548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56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64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86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070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83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70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431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18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931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1761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54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77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6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6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36792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66871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14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66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42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87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5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1884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29573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26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98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0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9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1286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48763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67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96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058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2438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22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52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91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0843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806183">
                          <w:marLeft w:val="75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83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41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7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6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3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051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52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32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" w:color="CCCCCC"/>
                        <w:left w:val="single" w:sz="6" w:space="6" w:color="CCCCCC"/>
                        <w:bottom w:val="single" w:sz="6" w:space="3" w:color="CCCCCC"/>
                        <w:right w:val="single" w:sz="6" w:space="6" w:color="CCCCCC"/>
                      </w:divBdr>
                    </w:div>
                  </w:divsChild>
                </w:div>
                <w:div w:id="72714885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4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" w:color="CCCCCC"/>
                        <w:left w:val="single" w:sz="6" w:space="6" w:color="CCCCCC"/>
                        <w:bottom w:val="single" w:sz="6" w:space="3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6905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6901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2004">
          <w:marLeft w:val="0"/>
          <w:marRight w:val="0"/>
          <w:marTop w:val="0"/>
          <w:marBottom w:val="750"/>
          <w:divBdr>
            <w:top w:val="none" w:sz="0" w:space="0" w:color="ECEEEF"/>
            <w:left w:val="none" w:sz="0" w:space="0" w:color="ECEEEF"/>
            <w:bottom w:val="single" w:sz="6" w:space="30" w:color="ECEEEF"/>
            <w:right w:val="none" w:sz="0" w:space="0" w:color="ECEEEF"/>
          </w:divBdr>
          <w:divsChild>
            <w:div w:id="824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6933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74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114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0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483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042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6710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95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59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0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09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1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70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5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73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44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642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7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385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28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624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424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01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1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677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30031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85215029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505366944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582570976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28230116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257641892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862590054">
          <w:marLeft w:val="360"/>
          <w:marRight w:val="0"/>
          <w:marTop w:val="0"/>
          <w:marBottom w:val="0"/>
          <w:divBdr>
            <w:top w:val="single" w:sz="8" w:space="1" w:color="auto"/>
            <w:left w:val="single" w:sz="8" w:space="21" w:color="auto"/>
            <w:bottom w:val="single" w:sz="8" w:space="1" w:color="auto"/>
            <w:right w:val="single" w:sz="8" w:space="4" w:color="auto"/>
          </w:divBdr>
        </w:div>
        <w:div w:id="156312470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5772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91032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  <w:divsChild>
                    <w:div w:id="52390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44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69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60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443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2354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205286353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915165117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0" w:color="auto"/>
            <w:bottom w:val="single" w:sz="8" w:space="1" w:color="auto"/>
            <w:right w:val="single" w:sz="8" w:space="4" w:color="auto"/>
          </w:divBdr>
        </w:div>
        <w:div w:id="1771774357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699155881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483694573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53291129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2060392781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755637213">
          <w:marLeft w:val="360"/>
          <w:marRight w:val="0"/>
          <w:marTop w:val="0"/>
          <w:marBottom w:val="0"/>
          <w:divBdr>
            <w:top w:val="single" w:sz="8" w:space="1" w:color="auto"/>
            <w:left w:val="single" w:sz="8" w:space="17" w:color="auto"/>
            <w:bottom w:val="single" w:sz="8" w:space="1" w:color="auto"/>
            <w:right w:val="single" w:sz="8" w:space="4" w:color="auto"/>
          </w:divBdr>
        </w:div>
        <w:div w:id="197428399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731731859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14801693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0" w:color="auto"/>
            <w:right w:val="single" w:sz="8" w:space="4" w:color="auto"/>
          </w:divBdr>
        </w:div>
        <w:div w:id="1058430627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87196317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09513222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98469920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951667276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205867521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70221867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3086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7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127">
              <w:marLeft w:val="0"/>
              <w:marRight w:val="0"/>
              <w:marTop w:val="0"/>
              <w:marBottom w:val="36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</w:div>
            <w:div w:id="1343314451">
              <w:marLeft w:val="0"/>
              <w:marRight w:val="0"/>
              <w:marTop w:val="0"/>
              <w:marBottom w:val="36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</w:div>
            <w:div w:id="566646816">
              <w:marLeft w:val="0"/>
              <w:marRight w:val="0"/>
              <w:marTop w:val="0"/>
              <w:marBottom w:val="36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</w:div>
          </w:divsChild>
        </w:div>
      </w:divsChild>
    </w:div>
    <w:div w:id="14922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8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6231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8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9304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1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5196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3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255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0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299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25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0333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24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31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767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25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165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87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7629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3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8980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5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707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08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253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7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4508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1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67228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6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789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34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2223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30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22934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07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627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09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18362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28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857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00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223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7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204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6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4157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41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87165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72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1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31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2293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67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5211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5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220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91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9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2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95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5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0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8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9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5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0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20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93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1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07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5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87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67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19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9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7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8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7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0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7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7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34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1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67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16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2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9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1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5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2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3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6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2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37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1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3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0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1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7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84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9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9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5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9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7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0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6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8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3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3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7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7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0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5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8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68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92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2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29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36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95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24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0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9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66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7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8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9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2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4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0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13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5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2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4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7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2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57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6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0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5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3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6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82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0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5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0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6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3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1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4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9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7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6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2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1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3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6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9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2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0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2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1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8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9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78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0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0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9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14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20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4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6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16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5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0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8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86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48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6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0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53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9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91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09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2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9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64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98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47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79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68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39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2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15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44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16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27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54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32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6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2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48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07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5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59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0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0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49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36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7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5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89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90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01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9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7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94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7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64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9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2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65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39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5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5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58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95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3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5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01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8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46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74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9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26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8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9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55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5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7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69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2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54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95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0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5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38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53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9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6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5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50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5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14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12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18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86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3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8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4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62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55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62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29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6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9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78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7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58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62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74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56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2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7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74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63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08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80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20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7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5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3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2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5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23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28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347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7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62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8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19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323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0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0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5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2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2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0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83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33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47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592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39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93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43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779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8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06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0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54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136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8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12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7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40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25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46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82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36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632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26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253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17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6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04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92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24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65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41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86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65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8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56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10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8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9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3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98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0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14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45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76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343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6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7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98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9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06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96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80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02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40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95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93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55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8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9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45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37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34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84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77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77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07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32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40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82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968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18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7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84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20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1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95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9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9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1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73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71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98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13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4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48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67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2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83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71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86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71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08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69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7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50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910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2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13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06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4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021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1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31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22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7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62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27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5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2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52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46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035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1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1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33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5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9049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725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5245">
                      <w:marLeft w:val="0"/>
                      <w:marRight w:val="120"/>
                      <w:marTop w:val="120"/>
                      <w:marBottom w:val="0"/>
                      <w:divBdr>
                        <w:top w:val="single" w:sz="6" w:space="0" w:color="B0B0E2"/>
                        <w:left w:val="single" w:sz="6" w:space="6" w:color="B0B0E2"/>
                        <w:bottom w:val="single" w:sz="6" w:space="0" w:color="B0B0E2"/>
                        <w:right w:val="single" w:sz="6" w:space="6" w:color="B0B0E2"/>
                      </w:divBdr>
                    </w:div>
                  </w:divsChild>
                </w:div>
              </w:divsChild>
            </w:div>
          </w:divsChild>
        </w:div>
        <w:div w:id="1898009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17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336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72369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  <w:div w:id="138688462">
          <w:marLeft w:val="0"/>
          <w:marRight w:val="0"/>
          <w:marTop w:val="0"/>
          <w:marBottom w:val="360"/>
          <w:divBdr>
            <w:top w:val="single" w:sz="6" w:space="0" w:color="E7E7E7"/>
            <w:left w:val="single" w:sz="6" w:space="0" w:color="E7E7E7"/>
            <w:bottom w:val="single" w:sz="6" w:space="0" w:color="E7E7E7"/>
            <w:right w:val="single" w:sz="6" w:space="0" w:color="E7E7E7"/>
          </w:divBdr>
          <w:divsChild>
            <w:div w:id="1446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6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abr.com/ru/hub/mssql/" TargetMode="External"/><Relationship Id="rId18" Type="http://schemas.openxmlformats.org/officeDocument/2006/relationships/hyperlink" Target="https://www.edureka.co/sql-essentials-training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hyperlink" Target="https://infostart.ru/public/all/?public-filter%5bsection_id%5d%5b%5d=1996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22.jpeg"/><Relationship Id="rId7" Type="http://schemas.openxmlformats.org/officeDocument/2006/relationships/footnotes" Target="footnotes.xml"/><Relationship Id="rId12" Type="http://schemas.openxmlformats.org/officeDocument/2006/relationships/hyperlink" Target="https://habr.com/ru/hub/sql/" TargetMode="External"/><Relationship Id="rId17" Type="http://schemas.openxmlformats.org/officeDocument/2006/relationships/hyperlink" Target="https://otus.pw/pc4Q/" TargetMode="External"/><Relationship Id="rId25" Type="http://schemas.openxmlformats.org/officeDocument/2006/relationships/hyperlink" Target="https://infostart.ru/auth/?backurl=/1c/articles/340996/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9.jpeg"/><Relationship Id="rId41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abr.com/ru/company/otus/blog/" TargetMode="External"/><Relationship Id="rId24" Type="http://schemas.openxmlformats.org/officeDocument/2006/relationships/hyperlink" Target="https://infostart.ru/auth/?backurl=/1c/articles/340996/" TargetMode="External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edureka.co/blog/interview-questions/sql-interview-questions" TargetMode="External"/><Relationship Id="rId23" Type="http://schemas.openxmlformats.org/officeDocument/2006/relationships/hyperlink" Target="https://infostart.ru/public/all/?public-filter%5bsection_id%5d%5b%5d=6975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10" Type="http://schemas.openxmlformats.org/officeDocument/2006/relationships/image" Target="media/image2.jpeg"/><Relationship Id="rId19" Type="http://schemas.openxmlformats.org/officeDocument/2006/relationships/image" Target="media/image4.png"/><Relationship Id="rId31" Type="http://schemas.openxmlformats.org/officeDocument/2006/relationships/image" Target="media/image11.jpeg"/><Relationship Id="rId44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habr.com/ru/hub/interviews/" TargetMode="External"/><Relationship Id="rId22" Type="http://schemas.openxmlformats.org/officeDocument/2006/relationships/hyperlink" Target="https://infostart.ru/public/all/?public-filter%5bsection_id%5d%5b%5d=37402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3DE872-AE1C-4778-A644-17CEFD66C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16061</Words>
  <Characters>91550</Characters>
  <Application>Microsoft Office Word</Application>
  <DocSecurity>0</DocSecurity>
  <Lines>762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иваков</dc:creator>
  <cp:lastModifiedBy>Алексей</cp:lastModifiedBy>
  <cp:revision>21</cp:revision>
  <cp:lastPrinted>2018-10-11T12:06:00Z</cp:lastPrinted>
  <dcterms:created xsi:type="dcterms:W3CDTF">2020-12-07T07:27:00Z</dcterms:created>
  <dcterms:modified xsi:type="dcterms:W3CDTF">2021-08-26T06:03:00Z</dcterms:modified>
</cp:coreProperties>
</file>